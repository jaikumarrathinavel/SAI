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1369662"/>
        <w:docPartObj>
          <w:docPartGallery w:val="Cover Pages"/>
          <w:docPartUnique/>
        </w:docPartObj>
      </w:sdtPr>
      <w:sdtContent>
        <w:p w14:paraId="44FD9506" w14:textId="77777777" w:rsidR="002A0D5C" w:rsidRDefault="002A0D5C" w:rsidP="002A0D5C">
          <w:pPr>
            <w:jc w:val="center"/>
          </w:pPr>
          <w:r>
            <w:rPr>
              <w:noProof/>
              <w:lang w:bidi="he-IL"/>
            </w:rPr>
            <w:drawing>
              <wp:inline distT="0" distB="0" distL="0" distR="0" wp14:anchorId="116F8893" wp14:editId="7ED7353B">
                <wp:extent cx="3869690" cy="4886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9690" cy="4886325"/>
                        </a:xfrm>
                        <a:prstGeom prst="rect">
                          <a:avLst/>
                        </a:prstGeom>
                        <a:noFill/>
                        <a:ln>
                          <a:noFill/>
                        </a:ln>
                      </pic:spPr>
                    </pic:pic>
                  </a:graphicData>
                </a:graphic>
              </wp:inline>
            </w:drawing>
          </w:r>
        </w:p>
        <w:tbl>
          <w:tblPr>
            <w:tblpPr w:leftFromText="187" w:rightFromText="187" w:bottomFromText="160" w:horzAnchor="margin" w:tblpXSpec="center" w:tblpYSpec="bottom"/>
            <w:tblW w:w="4232" w:type="pct"/>
            <w:tblLook w:val="04A0" w:firstRow="1" w:lastRow="0" w:firstColumn="1" w:lastColumn="0" w:noHBand="0" w:noVBand="1"/>
          </w:tblPr>
          <w:tblGrid>
            <w:gridCol w:w="7922"/>
          </w:tblGrid>
          <w:tr w:rsidR="002A0D5C" w14:paraId="096D4E8C" w14:textId="77777777" w:rsidTr="005C5262">
            <w:tc>
              <w:tcPr>
                <w:tcW w:w="7923" w:type="dxa"/>
                <w:tcMar>
                  <w:top w:w="216" w:type="dxa"/>
                  <w:left w:w="115" w:type="dxa"/>
                  <w:bottom w:w="216" w:type="dxa"/>
                  <w:right w:w="115" w:type="dxa"/>
                </w:tcMar>
              </w:tcPr>
              <w:p w14:paraId="4F4AF386" w14:textId="77777777" w:rsidR="002A0D5C" w:rsidRDefault="002A0D5C" w:rsidP="005C5262">
                <w:pPr>
                  <w:pStyle w:val="NoSpacing"/>
                  <w:spacing w:line="256" w:lineRule="auto"/>
                  <w:rPr>
                    <w:color w:val="5B9BD5" w:themeColor="accent1"/>
                    <w:sz w:val="28"/>
                    <w:szCs w:val="28"/>
                  </w:rPr>
                </w:pPr>
              </w:p>
            </w:tc>
          </w:tr>
        </w:tbl>
        <w:p w14:paraId="416B15CB" w14:textId="77777777" w:rsidR="002E65E0" w:rsidRDefault="002A0D5C" w:rsidP="002A0D5C">
          <w:pPr>
            <w:pStyle w:val="Title"/>
            <w:jc w:val="center"/>
          </w:pPr>
          <w:r>
            <w:t>S</w:t>
          </w:r>
          <w:r w:rsidR="002D4814">
            <w:t xml:space="preserve">witch Abstraction Interface </w:t>
          </w:r>
        </w:p>
        <w:p w14:paraId="442FEAC8" w14:textId="77777777" w:rsidR="002A0D5C" w:rsidRDefault="00FA6B2B" w:rsidP="002A0D5C">
          <w:pPr>
            <w:pStyle w:val="Title"/>
            <w:jc w:val="center"/>
          </w:pPr>
          <w:r>
            <w:rPr>
              <w:rFonts w:hint="eastAsia"/>
              <w:lang w:eastAsia="zh-CN"/>
            </w:rPr>
            <w:t>Change</w:t>
          </w:r>
          <w:r w:rsidR="009E3400">
            <w:rPr>
              <w:lang w:eastAsia="zh-CN"/>
            </w:rPr>
            <w:t xml:space="preserve"> </w:t>
          </w:r>
          <w:r w:rsidR="002D4814">
            <w:t>Proposal</w:t>
          </w:r>
        </w:p>
        <w:p w14:paraId="7D4ED2EB" w14:textId="77777777" w:rsidR="002A0D5C" w:rsidRDefault="002A0D5C" w:rsidP="002A0D5C"/>
        <w:p w14:paraId="53FE8086" w14:textId="77777777" w:rsidR="00354F69" w:rsidRDefault="00354F69" w:rsidP="002A0D5C">
          <w:pPr>
            <w:rPr>
              <w:b/>
            </w:rPr>
          </w:pPr>
        </w:p>
        <w:tbl>
          <w:tblPr>
            <w:tblStyle w:val="TableGrid"/>
            <w:tblW w:w="0" w:type="auto"/>
            <w:tblLook w:val="04A0" w:firstRow="1" w:lastRow="0" w:firstColumn="1" w:lastColumn="0" w:noHBand="0" w:noVBand="1"/>
          </w:tblPr>
          <w:tblGrid>
            <w:gridCol w:w="1435"/>
            <w:gridCol w:w="7915"/>
          </w:tblGrid>
          <w:tr w:rsidR="00354F69" w14:paraId="3FA3A286" w14:textId="77777777" w:rsidTr="009E0E8A">
            <w:tc>
              <w:tcPr>
                <w:tcW w:w="1435" w:type="dxa"/>
              </w:tcPr>
              <w:p w14:paraId="659577F5" w14:textId="77777777" w:rsidR="00354F69" w:rsidRDefault="00334DD0" w:rsidP="002A0D5C">
                <w:pPr>
                  <w:rPr>
                    <w:b/>
                  </w:rPr>
                </w:pPr>
                <w:r>
                  <w:rPr>
                    <w:b/>
                  </w:rPr>
                  <w:t>Title</w:t>
                </w:r>
              </w:p>
            </w:tc>
            <w:tc>
              <w:tcPr>
                <w:tcW w:w="7915" w:type="dxa"/>
              </w:tcPr>
              <w:p w14:paraId="3227E5B2" w14:textId="5C23AB45" w:rsidR="00354F69" w:rsidRDefault="00361A75" w:rsidP="002A0D5C">
                <w:pPr>
                  <w:rPr>
                    <w:b/>
                  </w:rPr>
                </w:pPr>
                <w:ins w:id="0" w:author="Matty Kadosh" w:date="2015-08-01T16:06:00Z">
                  <w:r>
                    <w:rPr>
                      <w:b/>
                    </w:rPr>
                    <w:t xml:space="preserve">Uniform tunnel </w:t>
                  </w:r>
                </w:ins>
                <w:del w:id="1" w:author="Matty Kadosh" w:date="2015-08-01T16:06:00Z">
                  <w:r w:rsidR="003A46A6" w:rsidDel="00361A75">
                    <w:rPr>
                      <w:b/>
                    </w:rPr>
                    <w:delText>Buffers</w:delText>
                  </w:r>
                  <w:r w:rsidR="00110B63" w:rsidDel="00361A75">
                    <w:rPr>
                      <w:b/>
                    </w:rPr>
                    <w:delText xml:space="preserve"> </w:delText>
                  </w:r>
                </w:del>
                <w:r w:rsidR="00110B63">
                  <w:rPr>
                    <w:b/>
                  </w:rPr>
                  <w:t>API’s</w:t>
                </w:r>
              </w:p>
            </w:tc>
          </w:tr>
          <w:tr w:rsidR="00334DD0" w14:paraId="2B97E059" w14:textId="77777777" w:rsidTr="009E0E8A">
            <w:tc>
              <w:tcPr>
                <w:tcW w:w="1435" w:type="dxa"/>
              </w:tcPr>
              <w:p w14:paraId="039EC5C0" w14:textId="77777777" w:rsidR="00334DD0" w:rsidRDefault="00334DD0" w:rsidP="002A0D5C">
                <w:pPr>
                  <w:rPr>
                    <w:b/>
                  </w:rPr>
                </w:pPr>
                <w:r>
                  <w:rPr>
                    <w:b/>
                  </w:rPr>
                  <w:t>Authors</w:t>
                </w:r>
              </w:p>
            </w:tc>
            <w:tc>
              <w:tcPr>
                <w:tcW w:w="7915" w:type="dxa"/>
              </w:tcPr>
              <w:p w14:paraId="7D150CC5" w14:textId="5F6E5CB7" w:rsidR="00334DD0" w:rsidRDefault="003A46A6" w:rsidP="002A0D5C">
                <w:pPr>
                  <w:rPr>
                    <w:b/>
                  </w:rPr>
                </w:pPr>
                <w:r>
                  <w:rPr>
                    <w:b/>
                  </w:rPr>
                  <w:t>Mellanox</w:t>
                </w:r>
                <w:ins w:id="2" w:author="Matty Kadosh" w:date="2015-08-01T16:06:00Z">
                  <w:r w:rsidR="00361A75">
                    <w:rPr>
                      <w:b/>
                    </w:rPr>
                    <w:t xml:space="preserve"> , metaSwitch </w:t>
                  </w:r>
                </w:ins>
              </w:p>
            </w:tc>
          </w:tr>
          <w:tr w:rsidR="00354F69" w14:paraId="6B3B98BE" w14:textId="77777777" w:rsidTr="009E0E8A">
            <w:tc>
              <w:tcPr>
                <w:tcW w:w="1435" w:type="dxa"/>
              </w:tcPr>
              <w:p w14:paraId="7C8676B1" w14:textId="77777777" w:rsidR="00354F69" w:rsidRDefault="009E0E8A" w:rsidP="002A0D5C">
                <w:pPr>
                  <w:rPr>
                    <w:b/>
                  </w:rPr>
                </w:pPr>
                <w:r>
                  <w:rPr>
                    <w:b/>
                  </w:rPr>
                  <w:t>Status</w:t>
                </w:r>
              </w:p>
            </w:tc>
            <w:tc>
              <w:tcPr>
                <w:tcW w:w="7915" w:type="dxa"/>
              </w:tcPr>
              <w:p w14:paraId="4D8465A0" w14:textId="4D28FFC9" w:rsidR="00354F69" w:rsidRDefault="00361A75" w:rsidP="002A0D5C">
                <w:pPr>
                  <w:rPr>
                    <w:b/>
                  </w:rPr>
                </w:pPr>
                <w:ins w:id="3" w:author="Matty Kadosh" w:date="2015-08-01T16:07:00Z">
                  <w:r>
                    <w:rPr>
                      <w:b/>
                    </w:rPr>
                    <w:t xml:space="preserve">First draft </w:t>
                  </w:r>
                </w:ins>
                <w:del w:id="4" w:author="Matty Kadosh" w:date="2015-08-01T16:07:00Z">
                  <w:r w:rsidR="00110B63" w:rsidDel="00361A75">
                    <w:rPr>
                      <w:b/>
                    </w:rPr>
                    <w:delText>In Review</w:delText>
                  </w:r>
                </w:del>
              </w:p>
            </w:tc>
          </w:tr>
          <w:tr w:rsidR="00F325EE" w14:paraId="008541B3" w14:textId="77777777" w:rsidTr="009E0E8A">
            <w:tc>
              <w:tcPr>
                <w:tcW w:w="1435" w:type="dxa"/>
              </w:tcPr>
              <w:p w14:paraId="685FA742" w14:textId="77777777" w:rsidR="00F325EE" w:rsidRDefault="00F325EE" w:rsidP="002A0D5C">
                <w:pPr>
                  <w:rPr>
                    <w:b/>
                  </w:rPr>
                </w:pPr>
                <w:r>
                  <w:rPr>
                    <w:b/>
                  </w:rPr>
                  <w:t>Type</w:t>
                </w:r>
              </w:p>
            </w:tc>
            <w:tc>
              <w:tcPr>
                <w:tcW w:w="7915" w:type="dxa"/>
              </w:tcPr>
              <w:p w14:paraId="38A08118" w14:textId="77777777" w:rsidR="00F325EE" w:rsidRDefault="001B7F35" w:rsidP="002A0D5C">
                <w:pPr>
                  <w:rPr>
                    <w:b/>
                  </w:rPr>
                </w:pPr>
                <w:r>
                  <w:rPr>
                    <w:b/>
                  </w:rPr>
                  <w:t>Standards Track</w:t>
                </w:r>
              </w:p>
            </w:tc>
          </w:tr>
          <w:tr w:rsidR="00354F69" w14:paraId="63A69762" w14:textId="77777777" w:rsidTr="009E0E8A">
            <w:tc>
              <w:tcPr>
                <w:tcW w:w="1435" w:type="dxa"/>
              </w:tcPr>
              <w:p w14:paraId="13362A8D" w14:textId="77777777" w:rsidR="00354F69" w:rsidRDefault="009E0E8A" w:rsidP="002A0D5C">
                <w:pPr>
                  <w:rPr>
                    <w:b/>
                  </w:rPr>
                </w:pPr>
                <w:r>
                  <w:rPr>
                    <w:b/>
                  </w:rPr>
                  <w:t>Created</w:t>
                </w:r>
              </w:p>
            </w:tc>
            <w:tc>
              <w:tcPr>
                <w:tcW w:w="7915" w:type="dxa"/>
              </w:tcPr>
              <w:p w14:paraId="200B1162" w14:textId="781DD549" w:rsidR="00354F69" w:rsidRDefault="00110B63" w:rsidP="003A46A6">
                <w:pPr>
                  <w:rPr>
                    <w:b/>
                  </w:rPr>
                </w:pPr>
                <w:r>
                  <w:rPr>
                    <w:b/>
                  </w:rPr>
                  <w:t>0</w:t>
                </w:r>
                <w:ins w:id="5" w:author="Matty Kadosh" w:date="2015-08-01T16:07:00Z">
                  <w:r w:rsidR="00361A75">
                    <w:rPr>
                      <w:b/>
                    </w:rPr>
                    <w:t>8/01</w:t>
                  </w:r>
                </w:ins>
                <w:del w:id="6" w:author="Matty Kadosh" w:date="2015-08-01T16:07:00Z">
                  <w:r w:rsidDel="00361A75">
                    <w:rPr>
                      <w:b/>
                    </w:rPr>
                    <w:delText>2/</w:delText>
                  </w:r>
                  <w:r w:rsidR="003A46A6" w:rsidDel="00361A75">
                    <w:rPr>
                      <w:b/>
                    </w:rPr>
                    <w:delText>10</w:delText>
                  </w:r>
                </w:del>
                <w:r>
                  <w:rPr>
                    <w:b/>
                  </w:rPr>
                  <w:t>/2015</w:t>
                </w:r>
              </w:p>
            </w:tc>
          </w:tr>
          <w:tr w:rsidR="00F425AC" w14:paraId="1B08C7D4" w14:textId="77777777" w:rsidTr="009E0E8A">
            <w:tc>
              <w:tcPr>
                <w:tcW w:w="1435" w:type="dxa"/>
              </w:tcPr>
              <w:p w14:paraId="090A6455" w14:textId="77777777" w:rsidR="00F425AC" w:rsidRDefault="00F425AC" w:rsidP="002A0D5C">
                <w:pPr>
                  <w:rPr>
                    <w:b/>
                  </w:rPr>
                </w:pPr>
                <w:r>
                  <w:rPr>
                    <w:b/>
                  </w:rPr>
                  <w:t>SAI-Version</w:t>
                </w:r>
              </w:p>
            </w:tc>
            <w:tc>
              <w:tcPr>
                <w:tcW w:w="7915" w:type="dxa"/>
              </w:tcPr>
              <w:p w14:paraId="6EB7C4E0" w14:textId="38E9B051" w:rsidR="00F425AC" w:rsidRDefault="003A46A6" w:rsidP="003A46A6">
                <w:pPr>
                  <w:rPr>
                    <w:b/>
                  </w:rPr>
                </w:pPr>
                <w:r>
                  <w:rPr>
                    <w:b/>
                  </w:rPr>
                  <w:t>V0.</w:t>
                </w:r>
                <w:r w:rsidR="00CE12F1">
                  <w:rPr>
                    <w:b/>
                    <w:highlight w:val="yellow"/>
                  </w:rPr>
                  <w:t>9.</w:t>
                </w:r>
                <w:ins w:id="7" w:author="Matty Kadosh" w:date="2015-08-01T16:07:00Z">
                  <w:r w:rsidR="00361A75">
                    <w:rPr>
                      <w:b/>
                    </w:rPr>
                    <w:t>4</w:t>
                  </w:r>
                </w:ins>
                <w:del w:id="8" w:author="Matty Kadosh" w:date="2015-08-01T16:07:00Z">
                  <w:r w:rsidR="00CE12F1" w:rsidDel="00361A75">
                    <w:rPr>
                      <w:b/>
                    </w:rPr>
                    <w:delText>3</w:delText>
                  </w:r>
                </w:del>
              </w:p>
            </w:tc>
          </w:tr>
        </w:tbl>
        <w:p w14:paraId="3AE6CCA2" w14:textId="77777777" w:rsidR="002D4814" w:rsidRDefault="002D4814">
          <w:pPr>
            <w:rPr>
              <w:b/>
            </w:rPr>
          </w:pPr>
          <w:r>
            <w:rPr>
              <w:b/>
            </w:rPr>
            <w:br w:type="page"/>
          </w:r>
        </w:p>
        <w:p w14:paraId="43453AAB" w14:textId="77777777" w:rsidR="002A0D5C" w:rsidRDefault="002A0D5C" w:rsidP="002A0D5C"/>
        <w:p w14:paraId="51E88777" w14:textId="77777777" w:rsidR="002A0D5C" w:rsidRDefault="00B35B93" w:rsidP="002A0D5C">
          <w:pPr>
            <w:rPr>
              <w:rFonts w:asciiTheme="majorHAnsi" w:eastAsiaTheme="majorEastAsia" w:hAnsiTheme="majorHAnsi" w:cstheme="majorBidi"/>
              <w:color w:val="2E74B5" w:themeColor="accent1" w:themeShade="BF"/>
              <w:sz w:val="32"/>
              <w:szCs w:val="32"/>
            </w:rPr>
          </w:pPr>
        </w:p>
      </w:sdtContent>
    </w:sdt>
    <w:sdt>
      <w:sdtPr>
        <w:rPr>
          <w:rFonts w:asciiTheme="minorHAnsi" w:eastAsiaTheme="minorHAnsi" w:hAnsiTheme="minorHAnsi" w:cstheme="minorBidi"/>
          <w:color w:val="auto"/>
          <w:sz w:val="22"/>
          <w:szCs w:val="22"/>
        </w:rPr>
        <w:id w:val="-1540431788"/>
        <w:docPartObj>
          <w:docPartGallery w:val="Table of Contents"/>
          <w:docPartUnique/>
        </w:docPartObj>
      </w:sdtPr>
      <w:sdtEndPr>
        <w:rPr>
          <w:rFonts w:eastAsia="SimSun"/>
        </w:rPr>
      </w:sdtEndPr>
      <w:sdtContent>
        <w:p w14:paraId="60A1B5CC" w14:textId="77777777" w:rsidR="002A0D5C" w:rsidRDefault="002A0D5C" w:rsidP="002A0D5C">
          <w:pPr>
            <w:pStyle w:val="TOCHeading"/>
          </w:pPr>
          <w:r w:rsidRPr="0058057F">
            <w:rPr>
              <w:b/>
            </w:rPr>
            <w:t>Contents</w:t>
          </w:r>
        </w:p>
        <w:p w14:paraId="6C1CF4B3" w14:textId="77777777" w:rsidR="00513EBA" w:rsidRDefault="002A0D5C">
          <w:pPr>
            <w:pStyle w:val="TOC1"/>
            <w:tabs>
              <w:tab w:val="right" w:leader="dot" w:pos="9350"/>
            </w:tabs>
            <w:rPr>
              <w:ins w:id="9" w:author="Matty Kadosh" w:date="2015-08-01T16:26:00Z"/>
              <w:rFonts w:eastAsiaTheme="minorEastAsia"/>
              <w:noProof/>
              <w:lang w:bidi="he-IL"/>
            </w:rPr>
          </w:pPr>
          <w:r>
            <w:fldChar w:fldCharType="begin"/>
          </w:r>
          <w:r>
            <w:instrText xml:space="preserve"> TOC \o "1-3" \h \z \u </w:instrText>
          </w:r>
          <w:r>
            <w:fldChar w:fldCharType="separate"/>
          </w:r>
          <w:ins w:id="10" w:author="Matty Kadosh" w:date="2015-08-01T16:26:00Z">
            <w:r w:rsidR="00513EBA" w:rsidRPr="009179F1">
              <w:rPr>
                <w:rStyle w:val="Hyperlink"/>
                <w:noProof/>
              </w:rPr>
              <w:fldChar w:fldCharType="begin"/>
            </w:r>
            <w:r w:rsidR="00513EBA" w:rsidRPr="009179F1">
              <w:rPr>
                <w:rStyle w:val="Hyperlink"/>
                <w:noProof/>
              </w:rPr>
              <w:instrText xml:space="preserve"> </w:instrText>
            </w:r>
            <w:r w:rsidR="00513EBA">
              <w:rPr>
                <w:noProof/>
              </w:rPr>
              <w:instrText>HYPERLINK \l "_Toc426209702"</w:instrText>
            </w:r>
            <w:r w:rsidR="00513EBA" w:rsidRPr="009179F1">
              <w:rPr>
                <w:rStyle w:val="Hyperlink"/>
                <w:noProof/>
              </w:rPr>
              <w:instrText xml:space="preserve"> </w:instrText>
            </w:r>
            <w:r w:rsidR="00513EBA" w:rsidRPr="009179F1">
              <w:rPr>
                <w:rStyle w:val="Hyperlink"/>
                <w:noProof/>
              </w:rPr>
              <w:fldChar w:fldCharType="separate"/>
            </w:r>
            <w:r w:rsidR="00513EBA" w:rsidRPr="009179F1">
              <w:rPr>
                <w:rStyle w:val="Hyperlink"/>
                <w:noProof/>
              </w:rPr>
              <w:t>List of Changes</w:t>
            </w:r>
            <w:r w:rsidR="00513EBA">
              <w:rPr>
                <w:noProof/>
                <w:webHidden/>
              </w:rPr>
              <w:tab/>
            </w:r>
            <w:r w:rsidR="00513EBA">
              <w:rPr>
                <w:noProof/>
                <w:webHidden/>
              </w:rPr>
              <w:fldChar w:fldCharType="begin"/>
            </w:r>
            <w:r w:rsidR="00513EBA">
              <w:rPr>
                <w:noProof/>
                <w:webHidden/>
              </w:rPr>
              <w:instrText xml:space="preserve"> PAGEREF _Toc426209702 \h </w:instrText>
            </w:r>
          </w:ins>
          <w:r w:rsidR="00513EBA">
            <w:rPr>
              <w:noProof/>
              <w:webHidden/>
            </w:rPr>
          </w:r>
          <w:r w:rsidR="00513EBA">
            <w:rPr>
              <w:noProof/>
              <w:webHidden/>
            </w:rPr>
            <w:fldChar w:fldCharType="separate"/>
          </w:r>
          <w:ins w:id="11" w:author="Matty Kadosh" w:date="2015-08-01T16:26:00Z">
            <w:r w:rsidR="00513EBA">
              <w:rPr>
                <w:noProof/>
                <w:webHidden/>
              </w:rPr>
              <w:t>i</w:t>
            </w:r>
            <w:r w:rsidR="00513EBA">
              <w:rPr>
                <w:noProof/>
                <w:webHidden/>
              </w:rPr>
              <w:fldChar w:fldCharType="end"/>
            </w:r>
            <w:r w:rsidR="00513EBA" w:rsidRPr="009179F1">
              <w:rPr>
                <w:rStyle w:val="Hyperlink"/>
                <w:noProof/>
              </w:rPr>
              <w:fldChar w:fldCharType="end"/>
            </w:r>
          </w:ins>
        </w:p>
        <w:p w14:paraId="2DE46240" w14:textId="77777777" w:rsidR="00513EBA" w:rsidRDefault="00513EBA">
          <w:pPr>
            <w:pStyle w:val="TOC1"/>
            <w:tabs>
              <w:tab w:val="left" w:pos="440"/>
              <w:tab w:val="right" w:leader="dot" w:pos="9350"/>
            </w:tabs>
            <w:rPr>
              <w:ins w:id="12" w:author="Matty Kadosh" w:date="2015-08-01T16:26:00Z"/>
              <w:rFonts w:eastAsiaTheme="minorEastAsia"/>
              <w:noProof/>
              <w:lang w:bidi="he-IL"/>
            </w:rPr>
          </w:pPr>
          <w:ins w:id="13"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"_Toc426209703"</w:instrText>
            </w:r>
            <w:r w:rsidRPr="009179F1">
              <w:rPr>
                <w:rStyle w:val="Hyperlink"/>
                <w:noProof/>
              </w:rPr>
              <w:instrText xml:space="preserve"> </w:instrText>
            </w:r>
            <w:r w:rsidRPr="009179F1">
              <w:rPr>
                <w:rStyle w:val="Hyperlink"/>
                <w:noProof/>
              </w:rPr>
              <w:fldChar w:fldCharType="separate"/>
            </w:r>
            <w:r w:rsidRPr="009179F1">
              <w:rPr>
                <w:rStyle w:val="Hyperlink"/>
                <w:noProof/>
              </w:rPr>
              <w:t>1</w:t>
            </w:r>
            <w:r>
              <w:rPr>
                <w:rFonts w:eastAsiaTheme="minorEastAsia"/>
                <w:noProof/>
                <w:lang w:bidi="he-IL"/>
              </w:rPr>
              <w:tab/>
            </w:r>
            <w:r w:rsidRPr="009179F1">
              <w:rPr>
                <w:rStyle w:val="Hyperlink"/>
                <w:noProof/>
              </w:rPr>
              <w:t>Overview</w:t>
            </w:r>
            <w:r>
              <w:rPr>
                <w:noProof/>
                <w:webHidden/>
              </w:rPr>
              <w:tab/>
            </w:r>
            <w:r>
              <w:rPr>
                <w:noProof/>
                <w:webHidden/>
              </w:rPr>
              <w:fldChar w:fldCharType="begin"/>
            </w:r>
            <w:r>
              <w:rPr>
                <w:noProof/>
                <w:webHidden/>
              </w:rPr>
              <w:instrText xml:space="preserve"> PAGEREF _Toc426209703 \h </w:instrText>
            </w:r>
          </w:ins>
          <w:r>
            <w:rPr>
              <w:noProof/>
              <w:webHidden/>
            </w:rPr>
          </w:r>
          <w:r>
            <w:rPr>
              <w:noProof/>
              <w:webHidden/>
            </w:rPr>
            <w:fldChar w:fldCharType="separate"/>
          </w:r>
          <w:ins w:id="14" w:author="Matty Kadosh" w:date="2015-08-01T16:26:00Z">
            <w:r>
              <w:rPr>
                <w:noProof/>
                <w:webHidden/>
              </w:rPr>
              <w:t>1</w:t>
            </w:r>
            <w:r>
              <w:rPr>
                <w:noProof/>
                <w:webHidden/>
              </w:rPr>
              <w:fldChar w:fldCharType="end"/>
            </w:r>
            <w:r w:rsidRPr="009179F1">
              <w:rPr>
                <w:rStyle w:val="Hyperlink"/>
                <w:noProof/>
              </w:rPr>
              <w:fldChar w:fldCharType="end"/>
            </w:r>
          </w:ins>
        </w:p>
        <w:p w14:paraId="2D9A0865" w14:textId="77777777" w:rsidR="00513EBA" w:rsidRDefault="00513EBA">
          <w:pPr>
            <w:pStyle w:val="TOC2"/>
            <w:tabs>
              <w:tab w:val="left" w:pos="880"/>
              <w:tab w:val="right" w:leader="dot" w:pos="9350"/>
            </w:tabs>
            <w:rPr>
              <w:ins w:id="15" w:author="Matty Kadosh" w:date="2015-08-01T16:26:00Z"/>
              <w:rFonts w:eastAsiaTheme="minorEastAsia"/>
              <w:noProof/>
              <w:lang w:bidi="he-IL"/>
            </w:rPr>
          </w:pPr>
          <w:ins w:id="16"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"_Toc426209704"</w:instrText>
            </w:r>
            <w:r w:rsidRPr="009179F1">
              <w:rPr>
                <w:rStyle w:val="Hyperlink"/>
                <w:noProof/>
              </w:rPr>
              <w:instrText xml:space="preserve"> </w:instrText>
            </w:r>
            <w:r w:rsidRPr="009179F1">
              <w:rPr>
                <w:rStyle w:val="Hyperlink"/>
                <w:noProof/>
              </w:rPr>
              <w:fldChar w:fldCharType="separate"/>
            </w:r>
            <w:r w:rsidRPr="009179F1">
              <w:rPr>
                <w:rStyle w:val="Hyperlink"/>
                <w:noProof/>
              </w:rPr>
              <w:t>1.1</w:t>
            </w:r>
            <w:r>
              <w:rPr>
                <w:rFonts w:eastAsiaTheme="minorEastAsia"/>
                <w:noProof/>
                <w:lang w:bidi="he-IL"/>
              </w:rPr>
              <w:tab/>
            </w:r>
            <w:r w:rsidRPr="009179F1">
              <w:rPr>
                <w:rStyle w:val="Hyperlink"/>
                <w:noProof/>
              </w:rPr>
              <w:t>Uniform tunnel model</w:t>
            </w:r>
            <w:r>
              <w:rPr>
                <w:noProof/>
                <w:webHidden/>
              </w:rPr>
              <w:tab/>
            </w:r>
            <w:r>
              <w:rPr>
                <w:noProof/>
                <w:webHidden/>
              </w:rPr>
              <w:fldChar w:fldCharType="begin"/>
            </w:r>
            <w:r>
              <w:rPr>
                <w:noProof/>
                <w:webHidden/>
              </w:rPr>
              <w:instrText xml:space="preserve"> PAGEREF _Toc426209704 \h </w:instrText>
            </w:r>
          </w:ins>
          <w:r>
            <w:rPr>
              <w:noProof/>
              <w:webHidden/>
            </w:rPr>
          </w:r>
          <w:r>
            <w:rPr>
              <w:noProof/>
              <w:webHidden/>
            </w:rPr>
            <w:fldChar w:fldCharType="separate"/>
          </w:r>
          <w:ins w:id="17" w:author="Matty Kadosh" w:date="2015-08-01T16:26:00Z">
            <w:r>
              <w:rPr>
                <w:noProof/>
                <w:webHidden/>
              </w:rPr>
              <w:t>1</w:t>
            </w:r>
            <w:r>
              <w:rPr>
                <w:noProof/>
                <w:webHidden/>
              </w:rPr>
              <w:fldChar w:fldCharType="end"/>
            </w:r>
            <w:r w:rsidRPr="009179F1">
              <w:rPr>
                <w:rStyle w:val="Hyperlink"/>
                <w:noProof/>
              </w:rPr>
              <w:fldChar w:fldCharType="end"/>
            </w:r>
          </w:ins>
        </w:p>
        <w:p w14:paraId="0940C7B0" w14:textId="77777777" w:rsidR="00513EBA" w:rsidRDefault="00513EBA">
          <w:pPr>
            <w:pStyle w:val="TOC2"/>
            <w:tabs>
              <w:tab w:val="left" w:pos="880"/>
              <w:tab w:val="right" w:leader="dot" w:pos="9350"/>
            </w:tabs>
            <w:rPr>
              <w:ins w:id="18" w:author="Matty Kadosh" w:date="2015-08-01T16:26:00Z"/>
              <w:rFonts w:eastAsiaTheme="minorEastAsia"/>
              <w:noProof/>
              <w:lang w:bidi="he-IL"/>
            </w:rPr>
          </w:pPr>
          <w:ins w:id="19"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"_Toc426209705"</w:instrText>
            </w:r>
            <w:r w:rsidRPr="009179F1">
              <w:rPr>
                <w:rStyle w:val="Hyperlink"/>
                <w:noProof/>
              </w:rPr>
              <w:instrText xml:space="preserve"> </w:instrText>
            </w:r>
            <w:r w:rsidRPr="009179F1">
              <w:rPr>
                <w:rStyle w:val="Hyperlink"/>
                <w:noProof/>
              </w:rPr>
              <w:fldChar w:fldCharType="separate"/>
            </w:r>
            <w:r w:rsidRPr="009179F1">
              <w:rPr>
                <w:rStyle w:val="Hyperlink"/>
                <w:noProof/>
              </w:rPr>
              <w:t>1.2</w:t>
            </w:r>
            <w:r>
              <w:rPr>
                <w:rFonts w:eastAsiaTheme="minorEastAsia"/>
                <w:noProof/>
                <w:lang w:bidi="he-IL"/>
              </w:rPr>
              <w:tab/>
            </w:r>
            <w:r w:rsidRPr="009179F1">
              <w:rPr>
                <w:rStyle w:val="Hyperlink"/>
                <w:noProof/>
              </w:rPr>
              <w:t>IPinIP tunnel</w:t>
            </w:r>
            <w:r>
              <w:rPr>
                <w:noProof/>
                <w:webHidden/>
              </w:rPr>
              <w:tab/>
            </w:r>
            <w:r>
              <w:rPr>
                <w:noProof/>
                <w:webHidden/>
              </w:rPr>
              <w:fldChar w:fldCharType="begin"/>
            </w:r>
            <w:r>
              <w:rPr>
                <w:noProof/>
                <w:webHidden/>
              </w:rPr>
              <w:instrText xml:space="preserve"> PAGEREF _Toc426209705 \h </w:instrText>
            </w:r>
          </w:ins>
          <w:r>
            <w:rPr>
              <w:noProof/>
              <w:webHidden/>
            </w:rPr>
          </w:r>
          <w:r>
            <w:rPr>
              <w:noProof/>
              <w:webHidden/>
            </w:rPr>
            <w:fldChar w:fldCharType="separate"/>
          </w:r>
          <w:ins w:id="20" w:author="Matty Kadosh" w:date="2015-08-01T16:26:00Z">
            <w:r>
              <w:rPr>
                <w:noProof/>
                <w:webHidden/>
              </w:rPr>
              <w:t>1</w:t>
            </w:r>
            <w:r>
              <w:rPr>
                <w:noProof/>
                <w:webHidden/>
              </w:rPr>
              <w:fldChar w:fldCharType="end"/>
            </w:r>
            <w:r w:rsidRPr="009179F1">
              <w:rPr>
                <w:rStyle w:val="Hyperlink"/>
                <w:noProof/>
              </w:rPr>
              <w:fldChar w:fldCharType="end"/>
            </w:r>
          </w:ins>
        </w:p>
        <w:p w14:paraId="153958DF" w14:textId="77777777" w:rsidR="00513EBA" w:rsidRDefault="00513EBA">
          <w:pPr>
            <w:pStyle w:val="TOC3"/>
            <w:tabs>
              <w:tab w:val="left" w:pos="1320"/>
              <w:tab w:val="right" w:leader="dot" w:pos="9350"/>
            </w:tabs>
            <w:rPr>
              <w:ins w:id="21" w:author="Matty Kadosh" w:date="2015-08-01T16:26:00Z"/>
              <w:rFonts w:eastAsiaTheme="minorEastAsia"/>
              <w:noProof/>
              <w:lang w:bidi="he-IL"/>
            </w:rPr>
          </w:pPr>
          <w:ins w:id="22"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"_Toc426209706"</w:instrText>
            </w:r>
            <w:r w:rsidRPr="009179F1">
              <w:rPr>
                <w:rStyle w:val="Hyperlink"/>
                <w:noProof/>
              </w:rPr>
              <w:instrText xml:space="preserve"> </w:instrText>
            </w:r>
            <w:r w:rsidRPr="009179F1">
              <w:rPr>
                <w:rStyle w:val="Hyperlink"/>
                <w:noProof/>
              </w:rPr>
              <w:fldChar w:fldCharType="separate"/>
            </w:r>
            <w:r w:rsidRPr="009179F1">
              <w:rPr>
                <w:rStyle w:val="Hyperlink"/>
                <w:noProof/>
              </w:rPr>
              <w:t>1.2.1</w:t>
            </w:r>
            <w:r>
              <w:rPr>
                <w:rFonts w:eastAsiaTheme="minorEastAsia"/>
                <w:noProof/>
                <w:lang w:bidi="he-IL"/>
              </w:rPr>
              <w:tab/>
            </w:r>
            <w:r w:rsidRPr="009179F1">
              <w:rPr>
                <w:rStyle w:val="Hyperlink"/>
                <w:noProof/>
              </w:rPr>
              <w:t>IPinIP  encap</w:t>
            </w:r>
            <w:r>
              <w:rPr>
                <w:noProof/>
                <w:webHidden/>
              </w:rPr>
              <w:tab/>
            </w:r>
            <w:r>
              <w:rPr>
                <w:noProof/>
                <w:webHidden/>
              </w:rPr>
              <w:fldChar w:fldCharType="begin"/>
            </w:r>
            <w:r>
              <w:rPr>
                <w:noProof/>
                <w:webHidden/>
              </w:rPr>
              <w:instrText xml:space="preserve"> PAGEREF _Toc426209706 \h </w:instrText>
            </w:r>
          </w:ins>
          <w:r>
            <w:rPr>
              <w:noProof/>
              <w:webHidden/>
            </w:rPr>
          </w:r>
          <w:r>
            <w:rPr>
              <w:noProof/>
              <w:webHidden/>
            </w:rPr>
            <w:fldChar w:fldCharType="separate"/>
          </w:r>
          <w:ins w:id="23" w:author="Matty Kadosh" w:date="2015-08-01T16:26:00Z">
            <w:r>
              <w:rPr>
                <w:noProof/>
                <w:webHidden/>
              </w:rPr>
              <w:t>1</w:t>
            </w:r>
            <w:r>
              <w:rPr>
                <w:noProof/>
                <w:webHidden/>
              </w:rPr>
              <w:fldChar w:fldCharType="end"/>
            </w:r>
            <w:r w:rsidRPr="009179F1">
              <w:rPr>
                <w:rStyle w:val="Hyperlink"/>
                <w:noProof/>
              </w:rPr>
              <w:fldChar w:fldCharType="end"/>
            </w:r>
          </w:ins>
        </w:p>
        <w:p w14:paraId="541323C0" w14:textId="77777777" w:rsidR="00513EBA" w:rsidRDefault="00513EBA">
          <w:pPr>
            <w:pStyle w:val="TOC3"/>
            <w:tabs>
              <w:tab w:val="left" w:pos="1320"/>
              <w:tab w:val="right" w:leader="dot" w:pos="9350"/>
            </w:tabs>
            <w:rPr>
              <w:ins w:id="24" w:author="Matty Kadosh" w:date="2015-08-01T16:26:00Z"/>
              <w:rFonts w:eastAsiaTheme="minorEastAsia"/>
              <w:noProof/>
              <w:lang w:bidi="he-IL"/>
            </w:rPr>
          </w:pPr>
          <w:ins w:id="25"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"_Toc426209707"</w:instrText>
            </w:r>
            <w:r w:rsidRPr="009179F1">
              <w:rPr>
                <w:rStyle w:val="Hyperlink"/>
                <w:noProof/>
              </w:rPr>
              <w:instrText xml:space="preserve"> </w:instrText>
            </w:r>
            <w:r w:rsidRPr="009179F1">
              <w:rPr>
                <w:rStyle w:val="Hyperlink"/>
                <w:noProof/>
              </w:rPr>
              <w:fldChar w:fldCharType="separate"/>
            </w:r>
            <w:r w:rsidRPr="009179F1">
              <w:rPr>
                <w:rStyle w:val="Hyperlink"/>
                <w:noProof/>
              </w:rPr>
              <w:t>1.2.2</w:t>
            </w:r>
            <w:r>
              <w:rPr>
                <w:rFonts w:eastAsiaTheme="minorEastAsia"/>
                <w:noProof/>
                <w:lang w:bidi="he-IL"/>
              </w:rPr>
              <w:tab/>
            </w:r>
            <w:r w:rsidRPr="009179F1">
              <w:rPr>
                <w:rStyle w:val="Hyperlink"/>
                <w:noProof/>
              </w:rPr>
              <w:t>IPinIP  decap</w:t>
            </w:r>
            <w:r>
              <w:rPr>
                <w:noProof/>
                <w:webHidden/>
              </w:rPr>
              <w:tab/>
            </w:r>
            <w:r>
              <w:rPr>
                <w:noProof/>
                <w:webHidden/>
              </w:rPr>
              <w:fldChar w:fldCharType="begin"/>
            </w:r>
            <w:r>
              <w:rPr>
                <w:noProof/>
                <w:webHidden/>
              </w:rPr>
              <w:instrText xml:space="preserve"> PAGEREF _Toc426209707 \h </w:instrText>
            </w:r>
          </w:ins>
          <w:r>
            <w:rPr>
              <w:noProof/>
              <w:webHidden/>
            </w:rPr>
          </w:r>
          <w:r>
            <w:rPr>
              <w:noProof/>
              <w:webHidden/>
            </w:rPr>
            <w:fldChar w:fldCharType="separate"/>
          </w:r>
          <w:ins w:id="26" w:author="Matty Kadosh" w:date="2015-08-01T16:26:00Z">
            <w:r>
              <w:rPr>
                <w:noProof/>
                <w:webHidden/>
              </w:rPr>
              <w:t>2</w:t>
            </w:r>
            <w:r>
              <w:rPr>
                <w:noProof/>
                <w:webHidden/>
              </w:rPr>
              <w:fldChar w:fldCharType="end"/>
            </w:r>
            <w:r w:rsidRPr="009179F1">
              <w:rPr>
                <w:rStyle w:val="Hyperlink"/>
                <w:noProof/>
              </w:rPr>
              <w:fldChar w:fldCharType="end"/>
            </w:r>
          </w:ins>
        </w:p>
        <w:p w14:paraId="7D4F5430" w14:textId="77777777" w:rsidR="00513EBA" w:rsidRDefault="00513EBA">
          <w:pPr>
            <w:pStyle w:val="TOC2"/>
            <w:tabs>
              <w:tab w:val="left" w:pos="880"/>
              <w:tab w:val="right" w:leader="dot" w:pos="9350"/>
            </w:tabs>
            <w:rPr>
              <w:ins w:id="27" w:author="Matty Kadosh" w:date="2015-08-01T16:26:00Z"/>
              <w:rFonts w:eastAsiaTheme="minorEastAsia"/>
              <w:noProof/>
              <w:lang w:bidi="he-IL"/>
            </w:rPr>
          </w:pPr>
          <w:ins w:id="28"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"_Toc426209708"</w:instrText>
            </w:r>
            <w:r w:rsidRPr="009179F1">
              <w:rPr>
                <w:rStyle w:val="Hyperlink"/>
                <w:noProof/>
              </w:rPr>
              <w:instrText xml:space="preserve"> </w:instrText>
            </w:r>
            <w:r w:rsidRPr="009179F1">
              <w:rPr>
                <w:rStyle w:val="Hyperlink"/>
                <w:noProof/>
              </w:rPr>
              <w:fldChar w:fldCharType="separate"/>
            </w:r>
            <w:r w:rsidRPr="009179F1">
              <w:rPr>
                <w:rStyle w:val="Hyperlink"/>
                <w:noProof/>
              </w:rPr>
              <w:t>1.3</w:t>
            </w:r>
            <w:r>
              <w:rPr>
                <w:rFonts w:eastAsiaTheme="minorEastAsia"/>
                <w:noProof/>
                <w:lang w:bidi="he-IL"/>
              </w:rPr>
              <w:tab/>
            </w:r>
            <w:r w:rsidRPr="009179F1">
              <w:rPr>
                <w:rStyle w:val="Hyperlink"/>
                <w:noProof/>
              </w:rPr>
              <w:t>Vxlan tunnel</w:t>
            </w:r>
            <w:r>
              <w:rPr>
                <w:noProof/>
                <w:webHidden/>
              </w:rPr>
              <w:tab/>
            </w:r>
            <w:r>
              <w:rPr>
                <w:noProof/>
                <w:webHidden/>
              </w:rPr>
              <w:fldChar w:fldCharType="begin"/>
            </w:r>
            <w:r>
              <w:rPr>
                <w:noProof/>
                <w:webHidden/>
              </w:rPr>
              <w:instrText xml:space="preserve"> PAGEREF _Toc426209708 \h </w:instrText>
            </w:r>
          </w:ins>
          <w:r>
            <w:rPr>
              <w:noProof/>
              <w:webHidden/>
            </w:rPr>
          </w:r>
          <w:r>
            <w:rPr>
              <w:noProof/>
              <w:webHidden/>
            </w:rPr>
            <w:fldChar w:fldCharType="separate"/>
          </w:r>
          <w:ins w:id="29" w:author="Matty Kadosh" w:date="2015-08-01T16:26:00Z">
            <w:r>
              <w:rPr>
                <w:noProof/>
                <w:webHidden/>
              </w:rPr>
              <w:t>2</w:t>
            </w:r>
            <w:r>
              <w:rPr>
                <w:noProof/>
                <w:webHidden/>
              </w:rPr>
              <w:fldChar w:fldCharType="end"/>
            </w:r>
            <w:r w:rsidRPr="009179F1">
              <w:rPr>
                <w:rStyle w:val="Hyperlink"/>
                <w:noProof/>
              </w:rPr>
              <w:fldChar w:fldCharType="end"/>
            </w:r>
          </w:ins>
        </w:p>
        <w:p w14:paraId="675DB4AA" w14:textId="77777777" w:rsidR="00513EBA" w:rsidRDefault="00513EBA">
          <w:pPr>
            <w:pStyle w:val="TOC3"/>
            <w:tabs>
              <w:tab w:val="left" w:pos="1320"/>
              <w:tab w:val="right" w:leader="dot" w:pos="9350"/>
            </w:tabs>
            <w:rPr>
              <w:ins w:id="30" w:author="Matty Kadosh" w:date="2015-08-01T16:26:00Z"/>
              <w:rFonts w:eastAsiaTheme="minorEastAsia"/>
              <w:noProof/>
              <w:lang w:bidi="he-IL"/>
            </w:rPr>
          </w:pPr>
          <w:ins w:id="31"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"_Toc426209709"</w:instrText>
            </w:r>
            <w:r w:rsidRPr="009179F1">
              <w:rPr>
                <w:rStyle w:val="Hyperlink"/>
                <w:noProof/>
              </w:rPr>
              <w:instrText xml:space="preserve"> </w:instrText>
            </w:r>
            <w:r w:rsidRPr="009179F1">
              <w:rPr>
                <w:rStyle w:val="Hyperlink"/>
                <w:noProof/>
              </w:rPr>
              <w:fldChar w:fldCharType="separate"/>
            </w:r>
            <w:r w:rsidRPr="009179F1">
              <w:rPr>
                <w:rStyle w:val="Hyperlink"/>
                <w:noProof/>
              </w:rPr>
              <w:t>1.3.1</w:t>
            </w:r>
            <w:r>
              <w:rPr>
                <w:rFonts w:eastAsiaTheme="minorEastAsia"/>
                <w:noProof/>
                <w:lang w:bidi="he-IL"/>
              </w:rPr>
              <w:tab/>
            </w:r>
            <w:r w:rsidRPr="009179F1">
              <w:rPr>
                <w:rStyle w:val="Hyperlink"/>
                <w:noProof/>
              </w:rPr>
              <w:t>Vxlan  encap</w:t>
            </w:r>
            <w:r>
              <w:rPr>
                <w:noProof/>
                <w:webHidden/>
              </w:rPr>
              <w:tab/>
            </w:r>
            <w:r>
              <w:rPr>
                <w:noProof/>
                <w:webHidden/>
              </w:rPr>
              <w:fldChar w:fldCharType="begin"/>
            </w:r>
            <w:r>
              <w:rPr>
                <w:noProof/>
                <w:webHidden/>
              </w:rPr>
              <w:instrText xml:space="preserve"> PAGEREF _Toc426209709 \h </w:instrText>
            </w:r>
          </w:ins>
          <w:r>
            <w:rPr>
              <w:noProof/>
              <w:webHidden/>
            </w:rPr>
          </w:r>
          <w:r>
            <w:rPr>
              <w:noProof/>
              <w:webHidden/>
            </w:rPr>
            <w:fldChar w:fldCharType="separate"/>
          </w:r>
          <w:ins w:id="32" w:author="Matty Kadosh" w:date="2015-08-01T16:26:00Z">
            <w:r>
              <w:rPr>
                <w:noProof/>
                <w:webHidden/>
              </w:rPr>
              <w:t>2</w:t>
            </w:r>
            <w:r>
              <w:rPr>
                <w:noProof/>
                <w:webHidden/>
              </w:rPr>
              <w:fldChar w:fldCharType="end"/>
            </w:r>
            <w:r w:rsidRPr="009179F1">
              <w:rPr>
                <w:rStyle w:val="Hyperlink"/>
                <w:noProof/>
              </w:rPr>
              <w:fldChar w:fldCharType="end"/>
            </w:r>
          </w:ins>
        </w:p>
        <w:p w14:paraId="10E8C816" w14:textId="77777777" w:rsidR="00513EBA" w:rsidRDefault="00513EBA">
          <w:pPr>
            <w:pStyle w:val="TOC3"/>
            <w:tabs>
              <w:tab w:val="left" w:pos="1320"/>
              <w:tab w:val="right" w:leader="dot" w:pos="9350"/>
            </w:tabs>
            <w:rPr>
              <w:ins w:id="33" w:author="Matty Kadosh" w:date="2015-08-01T16:26:00Z"/>
              <w:rFonts w:eastAsiaTheme="minorEastAsia"/>
              <w:noProof/>
              <w:lang w:bidi="he-IL"/>
            </w:rPr>
          </w:pPr>
          <w:ins w:id="34"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"_Toc426209710"</w:instrText>
            </w:r>
            <w:r w:rsidRPr="009179F1">
              <w:rPr>
                <w:rStyle w:val="Hyperlink"/>
                <w:noProof/>
              </w:rPr>
              <w:instrText xml:space="preserve"> </w:instrText>
            </w:r>
            <w:r w:rsidRPr="009179F1">
              <w:rPr>
                <w:rStyle w:val="Hyperlink"/>
                <w:noProof/>
              </w:rPr>
              <w:fldChar w:fldCharType="separate"/>
            </w:r>
            <w:r w:rsidRPr="009179F1">
              <w:rPr>
                <w:rStyle w:val="Hyperlink"/>
                <w:noProof/>
              </w:rPr>
              <w:t>1.3.2</w:t>
            </w:r>
            <w:r>
              <w:rPr>
                <w:rFonts w:eastAsiaTheme="minorEastAsia"/>
                <w:noProof/>
                <w:lang w:bidi="he-IL"/>
              </w:rPr>
              <w:tab/>
            </w:r>
            <w:r w:rsidRPr="009179F1">
              <w:rPr>
                <w:rStyle w:val="Hyperlink"/>
                <w:noProof/>
              </w:rPr>
              <w:t>Vxlan  decap</w:t>
            </w:r>
            <w:r>
              <w:rPr>
                <w:noProof/>
                <w:webHidden/>
              </w:rPr>
              <w:tab/>
            </w:r>
            <w:r>
              <w:rPr>
                <w:noProof/>
                <w:webHidden/>
              </w:rPr>
              <w:fldChar w:fldCharType="begin"/>
            </w:r>
            <w:r>
              <w:rPr>
                <w:noProof/>
                <w:webHidden/>
              </w:rPr>
              <w:instrText xml:space="preserve"> PAGEREF _Toc426209710 \h </w:instrText>
            </w:r>
          </w:ins>
          <w:r>
            <w:rPr>
              <w:noProof/>
              <w:webHidden/>
            </w:rPr>
          </w:r>
          <w:r>
            <w:rPr>
              <w:noProof/>
              <w:webHidden/>
            </w:rPr>
            <w:fldChar w:fldCharType="separate"/>
          </w:r>
          <w:ins w:id="35" w:author="Matty Kadosh" w:date="2015-08-01T16:26:00Z">
            <w:r>
              <w:rPr>
                <w:noProof/>
                <w:webHidden/>
              </w:rPr>
              <w:t>3</w:t>
            </w:r>
            <w:r>
              <w:rPr>
                <w:noProof/>
                <w:webHidden/>
              </w:rPr>
              <w:fldChar w:fldCharType="end"/>
            </w:r>
            <w:r w:rsidRPr="009179F1">
              <w:rPr>
                <w:rStyle w:val="Hyperlink"/>
                <w:noProof/>
              </w:rPr>
              <w:fldChar w:fldCharType="end"/>
            </w:r>
          </w:ins>
        </w:p>
        <w:p w14:paraId="4D509DCD" w14:textId="77777777" w:rsidR="00513EBA" w:rsidRDefault="00513EBA">
          <w:pPr>
            <w:pStyle w:val="TOC2"/>
            <w:tabs>
              <w:tab w:val="left" w:pos="880"/>
              <w:tab w:val="right" w:leader="dot" w:pos="9350"/>
            </w:tabs>
            <w:rPr>
              <w:ins w:id="36" w:author="Matty Kadosh" w:date="2015-08-01T16:26:00Z"/>
              <w:rFonts w:eastAsiaTheme="minorEastAsia"/>
              <w:noProof/>
              <w:lang w:bidi="he-IL"/>
            </w:rPr>
          </w:pPr>
          <w:ins w:id="37"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"_Toc426209711"</w:instrText>
            </w:r>
            <w:r w:rsidRPr="009179F1">
              <w:rPr>
                <w:rStyle w:val="Hyperlink"/>
                <w:noProof/>
              </w:rPr>
              <w:instrText xml:space="preserve"> </w:instrText>
            </w:r>
            <w:r w:rsidRPr="009179F1">
              <w:rPr>
                <w:rStyle w:val="Hyperlink"/>
                <w:noProof/>
              </w:rPr>
              <w:fldChar w:fldCharType="separate"/>
            </w:r>
            <w:r w:rsidRPr="009179F1">
              <w:rPr>
                <w:rStyle w:val="Hyperlink"/>
                <w:noProof/>
              </w:rPr>
              <w:t>1.4</w:t>
            </w:r>
            <w:r>
              <w:rPr>
                <w:rFonts w:eastAsiaTheme="minorEastAsia"/>
                <w:noProof/>
                <w:lang w:bidi="he-IL"/>
              </w:rPr>
              <w:tab/>
            </w:r>
            <w:r w:rsidRPr="009179F1">
              <w:rPr>
                <w:rStyle w:val="Hyperlink"/>
                <w:noProof/>
              </w:rPr>
              <w:t>MPLS tunnel</w:t>
            </w:r>
            <w:r>
              <w:rPr>
                <w:noProof/>
                <w:webHidden/>
              </w:rPr>
              <w:tab/>
            </w:r>
            <w:r>
              <w:rPr>
                <w:noProof/>
                <w:webHidden/>
              </w:rPr>
              <w:fldChar w:fldCharType="begin"/>
            </w:r>
            <w:r>
              <w:rPr>
                <w:noProof/>
                <w:webHidden/>
              </w:rPr>
              <w:instrText xml:space="preserve"> PAGEREF _Toc426209711 \h </w:instrText>
            </w:r>
          </w:ins>
          <w:r>
            <w:rPr>
              <w:noProof/>
              <w:webHidden/>
            </w:rPr>
          </w:r>
          <w:r>
            <w:rPr>
              <w:noProof/>
              <w:webHidden/>
            </w:rPr>
            <w:fldChar w:fldCharType="separate"/>
          </w:r>
          <w:ins w:id="38" w:author="Matty Kadosh" w:date="2015-08-01T16:26:00Z">
            <w:r>
              <w:rPr>
                <w:noProof/>
                <w:webHidden/>
              </w:rPr>
              <w:t>3</w:t>
            </w:r>
            <w:r>
              <w:rPr>
                <w:noProof/>
                <w:webHidden/>
              </w:rPr>
              <w:fldChar w:fldCharType="end"/>
            </w:r>
            <w:r w:rsidRPr="009179F1">
              <w:rPr>
                <w:rStyle w:val="Hyperlink"/>
                <w:noProof/>
              </w:rPr>
              <w:fldChar w:fldCharType="end"/>
            </w:r>
          </w:ins>
        </w:p>
        <w:p w14:paraId="28C2A8F3" w14:textId="77777777" w:rsidR="00513EBA" w:rsidRDefault="00513EBA">
          <w:pPr>
            <w:pStyle w:val="TOC3"/>
            <w:tabs>
              <w:tab w:val="left" w:pos="1320"/>
              <w:tab w:val="right" w:leader="dot" w:pos="9350"/>
            </w:tabs>
            <w:rPr>
              <w:ins w:id="39" w:author="Matty Kadosh" w:date="2015-08-01T16:26:00Z"/>
              <w:rFonts w:eastAsiaTheme="minorEastAsia"/>
              <w:noProof/>
              <w:lang w:bidi="he-IL"/>
            </w:rPr>
          </w:pPr>
          <w:ins w:id="40"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"_Toc426209712"</w:instrText>
            </w:r>
            <w:r w:rsidRPr="009179F1">
              <w:rPr>
                <w:rStyle w:val="Hyperlink"/>
                <w:noProof/>
              </w:rPr>
              <w:instrText xml:space="preserve"> </w:instrText>
            </w:r>
            <w:r w:rsidRPr="009179F1">
              <w:rPr>
                <w:rStyle w:val="Hyperlink"/>
                <w:noProof/>
              </w:rPr>
              <w:fldChar w:fldCharType="separate"/>
            </w:r>
            <w:r w:rsidRPr="009179F1">
              <w:rPr>
                <w:rStyle w:val="Hyperlink"/>
                <w:noProof/>
              </w:rPr>
              <w:t>1.4.1</w:t>
            </w:r>
            <w:r>
              <w:rPr>
                <w:rFonts w:eastAsiaTheme="minorEastAsia"/>
                <w:noProof/>
                <w:lang w:bidi="he-IL"/>
              </w:rPr>
              <w:tab/>
            </w:r>
            <w:r w:rsidRPr="009179F1">
              <w:rPr>
                <w:rStyle w:val="Hyperlink"/>
                <w:noProof/>
              </w:rPr>
              <w:t>Ingres LER (MPLS encap)</w:t>
            </w:r>
            <w:r>
              <w:rPr>
                <w:noProof/>
                <w:webHidden/>
              </w:rPr>
              <w:tab/>
            </w:r>
            <w:r>
              <w:rPr>
                <w:noProof/>
                <w:webHidden/>
              </w:rPr>
              <w:fldChar w:fldCharType="begin"/>
            </w:r>
            <w:r>
              <w:rPr>
                <w:noProof/>
                <w:webHidden/>
              </w:rPr>
              <w:instrText xml:space="preserve"> PAGEREF _Toc426209712 \h </w:instrText>
            </w:r>
          </w:ins>
          <w:r>
            <w:rPr>
              <w:noProof/>
              <w:webHidden/>
            </w:rPr>
          </w:r>
          <w:r>
            <w:rPr>
              <w:noProof/>
              <w:webHidden/>
            </w:rPr>
            <w:fldChar w:fldCharType="separate"/>
          </w:r>
          <w:ins w:id="41" w:author="Matty Kadosh" w:date="2015-08-01T16:26:00Z">
            <w:r>
              <w:rPr>
                <w:noProof/>
                <w:webHidden/>
              </w:rPr>
              <w:t>3</w:t>
            </w:r>
            <w:r>
              <w:rPr>
                <w:noProof/>
                <w:webHidden/>
              </w:rPr>
              <w:fldChar w:fldCharType="end"/>
            </w:r>
            <w:r w:rsidRPr="009179F1">
              <w:rPr>
                <w:rStyle w:val="Hyperlink"/>
                <w:noProof/>
              </w:rPr>
              <w:fldChar w:fldCharType="end"/>
            </w:r>
          </w:ins>
        </w:p>
        <w:p w14:paraId="4ED84632" w14:textId="77777777" w:rsidR="00513EBA" w:rsidRDefault="00513EBA">
          <w:pPr>
            <w:pStyle w:val="TOC3"/>
            <w:tabs>
              <w:tab w:val="left" w:pos="1320"/>
              <w:tab w:val="right" w:leader="dot" w:pos="9350"/>
            </w:tabs>
            <w:rPr>
              <w:ins w:id="42" w:author="Matty Kadosh" w:date="2015-08-01T16:26:00Z"/>
              <w:rFonts w:eastAsiaTheme="minorEastAsia"/>
              <w:noProof/>
              <w:lang w:bidi="he-IL"/>
            </w:rPr>
          </w:pPr>
          <w:ins w:id="43"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"_Toc426209713"</w:instrText>
            </w:r>
            <w:r w:rsidRPr="009179F1">
              <w:rPr>
                <w:rStyle w:val="Hyperlink"/>
                <w:noProof/>
              </w:rPr>
              <w:instrText xml:space="preserve"> </w:instrText>
            </w:r>
            <w:r w:rsidRPr="009179F1">
              <w:rPr>
                <w:rStyle w:val="Hyperlink"/>
                <w:noProof/>
              </w:rPr>
              <w:fldChar w:fldCharType="separate"/>
            </w:r>
            <w:r w:rsidRPr="009179F1">
              <w:rPr>
                <w:rStyle w:val="Hyperlink"/>
                <w:noProof/>
              </w:rPr>
              <w:t>1.4.2</w:t>
            </w:r>
            <w:r>
              <w:rPr>
                <w:rFonts w:eastAsiaTheme="minorEastAsia"/>
                <w:noProof/>
                <w:lang w:bidi="he-IL"/>
              </w:rPr>
              <w:tab/>
            </w:r>
            <w:r w:rsidRPr="009179F1">
              <w:rPr>
                <w:rStyle w:val="Hyperlink"/>
                <w:noProof/>
              </w:rPr>
              <w:t>LSR enacp</w:t>
            </w:r>
            <w:r>
              <w:rPr>
                <w:noProof/>
                <w:webHidden/>
              </w:rPr>
              <w:tab/>
            </w:r>
            <w:r>
              <w:rPr>
                <w:noProof/>
                <w:webHidden/>
              </w:rPr>
              <w:fldChar w:fldCharType="begin"/>
            </w:r>
            <w:r>
              <w:rPr>
                <w:noProof/>
                <w:webHidden/>
              </w:rPr>
              <w:instrText xml:space="preserve"> PAGEREF _Toc426209713 \h </w:instrText>
            </w:r>
          </w:ins>
          <w:r>
            <w:rPr>
              <w:noProof/>
              <w:webHidden/>
            </w:rPr>
          </w:r>
          <w:r>
            <w:rPr>
              <w:noProof/>
              <w:webHidden/>
            </w:rPr>
            <w:fldChar w:fldCharType="separate"/>
          </w:r>
          <w:ins w:id="44" w:author="Matty Kadosh" w:date="2015-08-01T16:26:00Z">
            <w:r>
              <w:rPr>
                <w:noProof/>
                <w:webHidden/>
              </w:rPr>
              <w:t>4</w:t>
            </w:r>
            <w:r>
              <w:rPr>
                <w:noProof/>
                <w:webHidden/>
              </w:rPr>
              <w:fldChar w:fldCharType="end"/>
            </w:r>
            <w:r w:rsidRPr="009179F1">
              <w:rPr>
                <w:rStyle w:val="Hyperlink"/>
                <w:noProof/>
              </w:rPr>
              <w:fldChar w:fldCharType="end"/>
            </w:r>
          </w:ins>
        </w:p>
        <w:p w14:paraId="5A09D6C9" w14:textId="77777777" w:rsidR="00513EBA" w:rsidRDefault="00513EBA">
          <w:pPr>
            <w:pStyle w:val="TOC3"/>
            <w:tabs>
              <w:tab w:val="left" w:pos="1320"/>
              <w:tab w:val="right" w:leader="dot" w:pos="9350"/>
            </w:tabs>
            <w:rPr>
              <w:ins w:id="45" w:author="Matty Kadosh" w:date="2015-08-01T16:26:00Z"/>
              <w:rFonts w:eastAsiaTheme="minorEastAsia"/>
              <w:noProof/>
              <w:lang w:bidi="he-IL"/>
            </w:rPr>
          </w:pPr>
          <w:ins w:id="46" w:author="Matty Kadosh" w:date="2015-08-01T16:26:00Z">
            <w:r w:rsidRPr="009179F1">
              <w:rPr>
                <w:rStyle w:val="Hyperlink"/>
                <w:noProof/>
              </w:rPr>
              <w:fldChar w:fldCharType="begin"/>
            </w:r>
            <w:r w:rsidRPr="009179F1">
              <w:rPr>
                <w:rStyle w:val="Hyperlink"/>
                <w:noProof/>
              </w:rPr>
              <w:instrText xml:space="preserve"> </w:instrText>
            </w:r>
            <w:r>
              <w:rPr>
                <w:noProof/>
              </w:rPr>
              <w:instrText>HYPERLINK \l "_Toc426209714"</w:instrText>
            </w:r>
            <w:r w:rsidRPr="009179F1">
              <w:rPr>
                <w:rStyle w:val="Hyperlink"/>
                <w:noProof/>
              </w:rPr>
              <w:instrText xml:space="preserve"> </w:instrText>
            </w:r>
            <w:r w:rsidRPr="009179F1">
              <w:rPr>
                <w:rStyle w:val="Hyperlink"/>
                <w:noProof/>
              </w:rPr>
              <w:fldChar w:fldCharType="separate"/>
            </w:r>
            <w:r w:rsidRPr="009179F1">
              <w:rPr>
                <w:rStyle w:val="Hyperlink"/>
                <w:noProof/>
              </w:rPr>
              <w:t>1.4.3</w:t>
            </w:r>
            <w:r>
              <w:rPr>
                <w:rFonts w:eastAsiaTheme="minorEastAsia"/>
                <w:noProof/>
                <w:lang w:bidi="he-IL"/>
              </w:rPr>
              <w:tab/>
            </w:r>
            <w:r w:rsidRPr="009179F1">
              <w:rPr>
                <w:rStyle w:val="Hyperlink"/>
                <w:noProof/>
              </w:rPr>
              <w:t>Egress  LER (MPLS decap)</w:t>
            </w:r>
            <w:r>
              <w:rPr>
                <w:noProof/>
                <w:webHidden/>
              </w:rPr>
              <w:tab/>
            </w:r>
            <w:r>
              <w:rPr>
                <w:noProof/>
                <w:webHidden/>
              </w:rPr>
              <w:fldChar w:fldCharType="begin"/>
            </w:r>
            <w:r>
              <w:rPr>
                <w:noProof/>
                <w:webHidden/>
              </w:rPr>
              <w:instrText xml:space="preserve"> PAGEREF _Toc426209714 \h </w:instrText>
            </w:r>
          </w:ins>
          <w:r>
            <w:rPr>
              <w:noProof/>
              <w:webHidden/>
            </w:rPr>
          </w:r>
          <w:r>
            <w:rPr>
              <w:noProof/>
              <w:webHidden/>
            </w:rPr>
            <w:fldChar w:fldCharType="separate"/>
          </w:r>
          <w:ins w:id="47" w:author="Matty Kadosh" w:date="2015-08-01T16:26:00Z">
            <w:r>
              <w:rPr>
                <w:noProof/>
                <w:webHidden/>
              </w:rPr>
              <w:t>4</w:t>
            </w:r>
            <w:r>
              <w:rPr>
                <w:noProof/>
                <w:webHidden/>
              </w:rPr>
              <w:fldChar w:fldCharType="end"/>
            </w:r>
            <w:r w:rsidRPr="009179F1">
              <w:rPr>
                <w:rStyle w:val="Hyperlink"/>
                <w:noProof/>
              </w:rPr>
              <w:fldChar w:fldCharType="end"/>
            </w:r>
          </w:ins>
        </w:p>
        <w:p w14:paraId="1B4B7439" w14:textId="77777777" w:rsidR="002C0F17" w:rsidDel="00513EBA" w:rsidRDefault="002C0F17">
          <w:pPr>
            <w:pStyle w:val="TOC1"/>
            <w:tabs>
              <w:tab w:val="right" w:leader="dot" w:pos="9350"/>
            </w:tabs>
            <w:rPr>
              <w:del w:id="48" w:author="Matty Kadosh" w:date="2015-08-01T16:26:00Z"/>
              <w:rFonts w:eastAsiaTheme="minorEastAsia"/>
              <w:noProof/>
              <w:lang w:eastAsia="zh-CN"/>
            </w:rPr>
          </w:pPr>
          <w:del w:id="49" w:author="Matty Kadosh" w:date="2015-08-01T16:26:00Z">
            <w:r w:rsidRPr="00513EBA" w:rsidDel="00513EBA">
              <w:rPr>
                <w:rPrChange w:id="50" w:author="Matty Kadosh" w:date="2015-08-01T16:26:00Z">
                  <w:rPr>
                    <w:rStyle w:val="Hyperlink"/>
                    <w:noProof/>
                  </w:rPr>
                </w:rPrChange>
              </w:rPr>
              <w:delText>List of Changes</w:delText>
            </w:r>
            <w:r w:rsidDel="00513EBA">
              <w:rPr>
                <w:noProof/>
                <w:webHidden/>
              </w:rPr>
              <w:tab/>
              <w:delText>i</w:delText>
            </w:r>
          </w:del>
        </w:p>
        <w:p w14:paraId="38B66C00" w14:textId="77777777" w:rsidR="002C0F17" w:rsidDel="00513EBA" w:rsidRDefault="002C0F17">
          <w:pPr>
            <w:pStyle w:val="TOC1"/>
            <w:tabs>
              <w:tab w:val="left" w:pos="440"/>
              <w:tab w:val="right" w:leader="dot" w:pos="9350"/>
            </w:tabs>
            <w:rPr>
              <w:del w:id="51" w:author="Matty Kadosh" w:date="2015-08-01T16:26:00Z"/>
              <w:rFonts w:eastAsiaTheme="minorEastAsia"/>
              <w:noProof/>
              <w:lang w:eastAsia="zh-CN"/>
            </w:rPr>
          </w:pPr>
          <w:del w:id="52" w:author="Matty Kadosh" w:date="2015-08-01T16:26:00Z">
            <w:r w:rsidRPr="00513EBA" w:rsidDel="00513EBA">
              <w:rPr>
                <w:rPrChange w:id="53" w:author="Matty Kadosh" w:date="2015-08-01T16:26:00Z">
                  <w:rPr>
                    <w:rStyle w:val="Hyperlink"/>
                    <w:noProof/>
                  </w:rPr>
                </w:rPrChange>
              </w:rPr>
              <w:delText>1</w:delText>
            </w:r>
            <w:r w:rsidDel="00513EBA">
              <w:rPr>
                <w:rFonts w:eastAsiaTheme="minorEastAsia"/>
                <w:noProof/>
                <w:lang w:eastAsia="zh-CN"/>
              </w:rPr>
              <w:tab/>
            </w:r>
            <w:r w:rsidRPr="00513EBA" w:rsidDel="00513EBA">
              <w:rPr>
                <w:rPrChange w:id="54" w:author="Matty Kadosh" w:date="2015-08-01T16:26:00Z">
                  <w:rPr>
                    <w:rStyle w:val="Hyperlink"/>
                    <w:noProof/>
                  </w:rPr>
                </w:rPrChange>
              </w:rPr>
              <w:delText>Overview</w:delText>
            </w:r>
            <w:r w:rsidDel="00513EBA">
              <w:rPr>
                <w:noProof/>
                <w:webHidden/>
              </w:rPr>
              <w:tab/>
              <w:delText>1</w:delText>
            </w:r>
          </w:del>
        </w:p>
        <w:p w14:paraId="495A05CE" w14:textId="77777777" w:rsidR="002C0F17" w:rsidDel="00513EBA" w:rsidRDefault="002C0F17">
          <w:pPr>
            <w:pStyle w:val="TOC2"/>
            <w:tabs>
              <w:tab w:val="left" w:pos="880"/>
              <w:tab w:val="right" w:leader="dot" w:pos="9350"/>
            </w:tabs>
            <w:rPr>
              <w:del w:id="55" w:author="Matty Kadosh" w:date="2015-08-01T16:26:00Z"/>
              <w:rFonts w:eastAsiaTheme="minorEastAsia"/>
              <w:noProof/>
              <w:lang w:eastAsia="zh-CN"/>
            </w:rPr>
          </w:pPr>
          <w:del w:id="56" w:author="Matty Kadosh" w:date="2015-08-01T16:26:00Z">
            <w:r w:rsidRPr="00513EBA" w:rsidDel="00513EBA">
              <w:rPr>
                <w:rPrChange w:id="57" w:author="Matty Kadosh" w:date="2015-08-01T16:26:00Z">
                  <w:rPr>
                    <w:rStyle w:val="Hyperlink"/>
                    <w:noProof/>
                  </w:rPr>
                </w:rPrChange>
              </w:rPr>
              <w:delText>1.1</w:delText>
            </w:r>
            <w:r w:rsidDel="00513EBA">
              <w:rPr>
                <w:rFonts w:eastAsiaTheme="minorEastAsia"/>
                <w:noProof/>
                <w:lang w:eastAsia="zh-CN"/>
              </w:rPr>
              <w:tab/>
            </w:r>
            <w:r w:rsidRPr="00513EBA" w:rsidDel="00513EBA">
              <w:rPr>
                <w:rPrChange w:id="58" w:author="Matty Kadosh" w:date="2015-08-01T16:26:00Z">
                  <w:rPr>
                    <w:rStyle w:val="Hyperlink"/>
                    <w:noProof/>
                  </w:rPr>
                </w:rPrChange>
              </w:rPr>
              <w:delText>Buffer pool</w:delText>
            </w:r>
            <w:r w:rsidDel="00513EBA">
              <w:rPr>
                <w:noProof/>
                <w:webHidden/>
              </w:rPr>
              <w:tab/>
              <w:delText>1</w:delText>
            </w:r>
          </w:del>
        </w:p>
        <w:p w14:paraId="1D9D8675" w14:textId="77777777" w:rsidR="002C0F17" w:rsidDel="00513EBA" w:rsidRDefault="002C0F17">
          <w:pPr>
            <w:pStyle w:val="TOC2"/>
            <w:tabs>
              <w:tab w:val="left" w:pos="880"/>
              <w:tab w:val="right" w:leader="dot" w:pos="9350"/>
            </w:tabs>
            <w:rPr>
              <w:del w:id="59" w:author="Matty Kadosh" w:date="2015-08-01T16:26:00Z"/>
              <w:rFonts w:eastAsiaTheme="minorEastAsia"/>
              <w:noProof/>
              <w:lang w:eastAsia="zh-CN"/>
            </w:rPr>
          </w:pPr>
          <w:del w:id="60" w:author="Matty Kadosh" w:date="2015-08-01T16:26:00Z">
            <w:r w:rsidRPr="00513EBA" w:rsidDel="00513EBA">
              <w:rPr>
                <w:rPrChange w:id="61" w:author="Matty Kadosh" w:date="2015-08-01T16:26:00Z">
                  <w:rPr>
                    <w:rStyle w:val="Hyperlink"/>
                    <w:noProof/>
                  </w:rPr>
                </w:rPrChange>
              </w:rPr>
              <w:delText>1.2</w:delText>
            </w:r>
            <w:r w:rsidDel="00513EBA">
              <w:rPr>
                <w:rFonts w:eastAsiaTheme="minorEastAsia"/>
                <w:noProof/>
                <w:lang w:eastAsia="zh-CN"/>
              </w:rPr>
              <w:tab/>
            </w:r>
            <w:r w:rsidRPr="00513EBA" w:rsidDel="00513EBA">
              <w:rPr>
                <w:rPrChange w:id="62" w:author="Matty Kadosh" w:date="2015-08-01T16:26:00Z">
                  <w:rPr>
                    <w:rStyle w:val="Hyperlink"/>
                    <w:noProof/>
                  </w:rPr>
                </w:rPrChange>
              </w:rPr>
              <w:delText>Ingress/Egress buffer allocation model</w:delText>
            </w:r>
            <w:r w:rsidDel="00513EBA">
              <w:rPr>
                <w:noProof/>
                <w:webHidden/>
              </w:rPr>
              <w:tab/>
              <w:delText>1</w:delText>
            </w:r>
          </w:del>
        </w:p>
        <w:p w14:paraId="3F3BE915" w14:textId="77777777" w:rsidR="002C0F17" w:rsidDel="00513EBA" w:rsidRDefault="002C0F17">
          <w:pPr>
            <w:pStyle w:val="TOC3"/>
            <w:tabs>
              <w:tab w:val="left" w:pos="1320"/>
              <w:tab w:val="right" w:leader="dot" w:pos="9350"/>
            </w:tabs>
            <w:rPr>
              <w:del w:id="63" w:author="Matty Kadosh" w:date="2015-08-01T16:26:00Z"/>
              <w:rFonts w:eastAsiaTheme="minorEastAsia"/>
              <w:noProof/>
              <w:lang w:eastAsia="zh-CN"/>
            </w:rPr>
          </w:pPr>
          <w:del w:id="64" w:author="Matty Kadosh" w:date="2015-08-01T16:26:00Z">
            <w:r w:rsidRPr="00513EBA" w:rsidDel="00513EBA">
              <w:rPr>
                <w:rPrChange w:id="65" w:author="Matty Kadosh" w:date="2015-08-01T16:26:00Z">
                  <w:rPr>
                    <w:rStyle w:val="Hyperlink"/>
                    <w:noProof/>
                  </w:rPr>
                </w:rPrChange>
              </w:rPr>
              <w:delText>1.2.1</w:delText>
            </w:r>
            <w:r w:rsidDel="00513EBA">
              <w:rPr>
                <w:rFonts w:eastAsiaTheme="minorEastAsia"/>
                <w:noProof/>
                <w:lang w:eastAsia="zh-CN"/>
              </w:rPr>
              <w:tab/>
            </w:r>
            <w:r w:rsidRPr="00513EBA" w:rsidDel="00513EBA">
              <w:rPr>
                <w:rPrChange w:id="66" w:author="Matty Kadosh" w:date="2015-08-01T16:26:00Z">
                  <w:rPr>
                    <w:rStyle w:val="Hyperlink"/>
                    <w:noProof/>
                  </w:rPr>
                </w:rPrChange>
              </w:rPr>
              <w:delText>Ingress pipe</w:delText>
            </w:r>
            <w:r w:rsidDel="00513EBA">
              <w:rPr>
                <w:noProof/>
                <w:webHidden/>
              </w:rPr>
              <w:tab/>
              <w:delText>1</w:delText>
            </w:r>
          </w:del>
        </w:p>
        <w:p w14:paraId="78699567" w14:textId="77777777" w:rsidR="002C0F17" w:rsidDel="00513EBA" w:rsidRDefault="002C0F17">
          <w:pPr>
            <w:pStyle w:val="TOC3"/>
            <w:tabs>
              <w:tab w:val="left" w:pos="1320"/>
              <w:tab w:val="right" w:leader="dot" w:pos="9350"/>
            </w:tabs>
            <w:rPr>
              <w:del w:id="67" w:author="Matty Kadosh" w:date="2015-08-01T16:26:00Z"/>
              <w:rFonts w:eastAsiaTheme="minorEastAsia"/>
              <w:noProof/>
              <w:lang w:eastAsia="zh-CN"/>
            </w:rPr>
          </w:pPr>
          <w:del w:id="68" w:author="Matty Kadosh" w:date="2015-08-01T16:26:00Z">
            <w:r w:rsidRPr="00513EBA" w:rsidDel="00513EBA">
              <w:rPr>
                <w:rPrChange w:id="69" w:author="Matty Kadosh" w:date="2015-08-01T16:26:00Z">
                  <w:rPr>
                    <w:rStyle w:val="Hyperlink"/>
                    <w:noProof/>
                  </w:rPr>
                </w:rPrChange>
              </w:rPr>
              <w:delText>1.2.2</w:delText>
            </w:r>
            <w:r w:rsidDel="00513EBA">
              <w:rPr>
                <w:rFonts w:eastAsiaTheme="minorEastAsia"/>
                <w:noProof/>
                <w:lang w:eastAsia="zh-CN"/>
              </w:rPr>
              <w:tab/>
            </w:r>
            <w:r w:rsidRPr="00513EBA" w:rsidDel="00513EBA">
              <w:rPr>
                <w:rPrChange w:id="70" w:author="Matty Kadosh" w:date="2015-08-01T16:26:00Z">
                  <w:rPr>
                    <w:rStyle w:val="Hyperlink"/>
                    <w:noProof/>
                  </w:rPr>
                </w:rPrChange>
              </w:rPr>
              <w:delText>Egress pipe</w:delText>
            </w:r>
            <w:r w:rsidDel="00513EBA">
              <w:rPr>
                <w:noProof/>
                <w:webHidden/>
              </w:rPr>
              <w:tab/>
              <w:delText>1</w:delText>
            </w:r>
          </w:del>
        </w:p>
        <w:p w14:paraId="05959B44" w14:textId="77777777" w:rsidR="002C0F17" w:rsidDel="00513EBA" w:rsidRDefault="002C0F17">
          <w:pPr>
            <w:pStyle w:val="TOC3"/>
            <w:tabs>
              <w:tab w:val="left" w:pos="1320"/>
              <w:tab w:val="right" w:leader="dot" w:pos="9350"/>
            </w:tabs>
            <w:rPr>
              <w:del w:id="71" w:author="Matty Kadosh" w:date="2015-08-01T16:26:00Z"/>
              <w:rFonts w:eastAsiaTheme="minorEastAsia"/>
              <w:noProof/>
              <w:lang w:eastAsia="zh-CN"/>
            </w:rPr>
          </w:pPr>
          <w:del w:id="72" w:author="Matty Kadosh" w:date="2015-08-01T16:26:00Z">
            <w:r w:rsidRPr="00513EBA" w:rsidDel="00513EBA">
              <w:rPr>
                <w:rPrChange w:id="73" w:author="Matty Kadosh" w:date="2015-08-01T16:26:00Z">
                  <w:rPr>
                    <w:rStyle w:val="Hyperlink"/>
                    <w:noProof/>
                  </w:rPr>
                </w:rPrChange>
              </w:rPr>
              <w:delText>1.2.3</w:delText>
            </w:r>
            <w:r w:rsidDel="00513EBA">
              <w:rPr>
                <w:rFonts w:eastAsiaTheme="minorEastAsia"/>
                <w:noProof/>
                <w:lang w:eastAsia="zh-CN"/>
              </w:rPr>
              <w:tab/>
            </w:r>
            <w:r w:rsidRPr="00513EBA" w:rsidDel="00513EBA">
              <w:rPr>
                <w:rPrChange w:id="74" w:author="Matty Kadosh" w:date="2015-08-01T16:26:00Z">
                  <w:rPr>
                    <w:rStyle w:val="Hyperlink"/>
                    <w:noProof/>
                  </w:rPr>
                </w:rPrChange>
              </w:rPr>
              <w:delText>Ingress and egress buffer admission rule</w:delText>
            </w:r>
            <w:r w:rsidDel="00513EBA">
              <w:rPr>
                <w:noProof/>
                <w:webHidden/>
              </w:rPr>
              <w:tab/>
              <w:delText>2</w:delText>
            </w:r>
          </w:del>
        </w:p>
        <w:p w14:paraId="57722325" w14:textId="77777777" w:rsidR="002C0F17" w:rsidDel="00513EBA" w:rsidRDefault="002C0F17">
          <w:pPr>
            <w:pStyle w:val="TOC3"/>
            <w:tabs>
              <w:tab w:val="left" w:pos="1320"/>
              <w:tab w:val="right" w:leader="dot" w:pos="9350"/>
            </w:tabs>
            <w:rPr>
              <w:del w:id="75" w:author="Matty Kadosh" w:date="2015-08-01T16:26:00Z"/>
              <w:rFonts w:eastAsiaTheme="minorEastAsia"/>
              <w:noProof/>
              <w:lang w:eastAsia="zh-CN"/>
            </w:rPr>
          </w:pPr>
          <w:del w:id="76" w:author="Matty Kadosh" w:date="2015-08-01T16:26:00Z">
            <w:r w:rsidRPr="00513EBA" w:rsidDel="00513EBA">
              <w:rPr>
                <w:rPrChange w:id="77" w:author="Matty Kadosh" w:date="2015-08-01T16:26:00Z">
                  <w:rPr>
                    <w:rStyle w:val="Hyperlink"/>
                    <w:noProof/>
                  </w:rPr>
                </w:rPrChange>
              </w:rPr>
              <w:delText>1.2.4</w:delText>
            </w:r>
            <w:r w:rsidDel="00513EBA">
              <w:rPr>
                <w:rFonts w:eastAsiaTheme="minorEastAsia"/>
                <w:noProof/>
                <w:lang w:eastAsia="zh-CN"/>
              </w:rPr>
              <w:tab/>
            </w:r>
            <w:r w:rsidRPr="00513EBA" w:rsidDel="00513EBA">
              <w:rPr>
                <w:rPrChange w:id="78" w:author="Matty Kadosh" w:date="2015-08-01T16:26:00Z">
                  <w:rPr>
                    <w:rStyle w:val="Hyperlink"/>
                    <w:noProof/>
                  </w:rPr>
                </w:rPrChange>
              </w:rPr>
              <w:delText>XON/XOFF Frame generation model</w:delText>
            </w:r>
            <w:r w:rsidDel="00513EBA">
              <w:rPr>
                <w:noProof/>
                <w:webHidden/>
              </w:rPr>
              <w:tab/>
              <w:delText>3</w:delText>
            </w:r>
          </w:del>
        </w:p>
        <w:p w14:paraId="50BB190F" w14:textId="77777777" w:rsidR="002C0F17" w:rsidDel="00513EBA" w:rsidRDefault="002C0F17">
          <w:pPr>
            <w:pStyle w:val="TOC1"/>
            <w:tabs>
              <w:tab w:val="left" w:pos="440"/>
              <w:tab w:val="right" w:leader="dot" w:pos="9350"/>
            </w:tabs>
            <w:rPr>
              <w:del w:id="79" w:author="Matty Kadosh" w:date="2015-08-01T16:26:00Z"/>
              <w:rFonts w:eastAsiaTheme="minorEastAsia"/>
              <w:noProof/>
              <w:lang w:eastAsia="zh-CN"/>
            </w:rPr>
          </w:pPr>
          <w:del w:id="80" w:author="Matty Kadosh" w:date="2015-08-01T16:26:00Z">
            <w:r w:rsidRPr="00513EBA" w:rsidDel="00513EBA">
              <w:rPr>
                <w:rPrChange w:id="81" w:author="Matty Kadosh" w:date="2015-08-01T16:26:00Z">
                  <w:rPr>
                    <w:rStyle w:val="Hyperlink"/>
                    <w:noProof/>
                  </w:rPr>
                </w:rPrChange>
              </w:rPr>
              <w:delText>2</w:delText>
            </w:r>
            <w:r w:rsidDel="00513EBA">
              <w:rPr>
                <w:rFonts w:eastAsiaTheme="minorEastAsia"/>
                <w:noProof/>
                <w:lang w:eastAsia="zh-CN"/>
              </w:rPr>
              <w:tab/>
            </w:r>
            <w:r w:rsidRPr="00513EBA" w:rsidDel="00513EBA">
              <w:rPr>
                <w:rPrChange w:id="82" w:author="Matty Kadosh" w:date="2015-08-01T16:26:00Z">
                  <w:rPr>
                    <w:rStyle w:val="Hyperlink"/>
                    <w:noProof/>
                  </w:rPr>
                </w:rPrChange>
              </w:rPr>
              <w:delText>SAI model</w:delText>
            </w:r>
            <w:r w:rsidDel="00513EBA">
              <w:rPr>
                <w:noProof/>
                <w:webHidden/>
              </w:rPr>
              <w:tab/>
              <w:delText>3</w:delText>
            </w:r>
          </w:del>
        </w:p>
        <w:p w14:paraId="34BD2D64" w14:textId="77777777" w:rsidR="002C0F17" w:rsidDel="00513EBA" w:rsidRDefault="002C0F17">
          <w:pPr>
            <w:pStyle w:val="TOC1"/>
            <w:tabs>
              <w:tab w:val="left" w:pos="440"/>
              <w:tab w:val="right" w:leader="dot" w:pos="9350"/>
            </w:tabs>
            <w:rPr>
              <w:del w:id="83" w:author="Matty Kadosh" w:date="2015-08-01T16:26:00Z"/>
              <w:rFonts w:eastAsiaTheme="minorEastAsia"/>
              <w:noProof/>
              <w:lang w:eastAsia="zh-CN"/>
            </w:rPr>
          </w:pPr>
          <w:del w:id="84" w:author="Matty Kadosh" w:date="2015-08-01T16:26:00Z">
            <w:r w:rsidRPr="00513EBA" w:rsidDel="00513EBA">
              <w:rPr>
                <w:rPrChange w:id="85" w:author="Matty Kadosh" w:date="2015-08-01T16:26:00Z">
                  <w:rPr>
                    <w:rStyle w:val="Hyperlink"/>
                    <w:noProof/>
                  </w:rPr>
                </w:rPrChange>
              </w:rPr>
              <w:delText>3</w:delText>
            </w:r>
            <w:r w:rsidDel="00513EBA">
              <w:rPr>
                <w:rFonts w:eastAsiaTheme="minorEastAsia"/>
                <w:noProof/>
                <w:lang w:eastAsia="zh-CN"/>
              </w:rPr>
              <w:tab/>
            </w:r>
            <w:r w:rsidRPr="00513EBA" w:rsidDel="00513EBA">
              <w:rPr>
                <w:rPrChange w:id="86" w:author="Matty Kadosh" w:date="2015-08-01T16:26:00Z">
                  <w:rPr>
                    <w:rStyle w:val="Hyperlink"/>
                    <w:noProof/>
                  </w:rPr>
                </w:rPrChange>
              </w:rPr>
              <w:delText>Specification</w:delText>
            </w:r>
            <w:r w:rsidDel="00513EBA">
              <w:rPr>
                <w:noProof/>
                <w:webHidden/>
              </w:rPr>
              <w:tab/>
              <w:delText>4</w:delText>
            </w:r>
          </w:del>
        </w:p>
        <w:p w14:paraId="5883201B" w14:textId="77777777" w:rsidR="002C0F17" w:rsidDel="00513EBA" w:rsidRDefault="002C0F17">
          <w:pPr>
            <w:pStyle w:val="TOC2"/>
            <w:tabs>
              <w:tab w:val="left" w:pos="880"/>
              <w:tab w:val="right" w:leader="dot" w:pos="9350"/>
            </w:tabs>
            <w:rPr>
              <w:del w:id="87" w:author="Matty Kadosh" w:date="2015-08-01T16:26:00Z"/>
              <w:rFonts w:eastAsiaTheme="minorEastAsia"/>
              <w:noProof/>
              <w:lang w:eastAsia="zh-CN"/>
            </w:rPr>
          </w:pPr>
          <w:del w:id="88" w:author="Matty Kadosh" w:date="2015-08-01T16:26:00Z">
            <w:r w:rsidRPr="00513EBA" w:rsidDel="00513EBA">
              <w:rPr>
                <w:rPrChange w:id="89" w:author="Matty Kadosh" w:date="2015-08-01T16:26:00Z">
                  <w:rPr>
                    <w:rStyle w:val="Hyperlink"/>
                    <w:noProof/>
                  </w:rPr>
                </w:rPrChange>
              </w:rPr>
              <w:delText>3.1</w:delText>
            </w:r>
            <w:r w:rsidDel="00513EBA">
              <w:rPr>
                <w:rFonts w:eastAsiaTheme="minorEastAsia"/>
                <w:noProof/>
                <w:lang w:eastAsia="zh-CN"/>
              </w:rPr>
              <w:tab/>
            </w:r>
            <w:r w:rsidRPr="00513EBA" w:rsidDel="00513EBA">
              <w:rPr>
                <w:rPrChange w:id="90" w:author="Matty Kadosh" w:date="2015-08-01T16:26:00Z">
                  <w:rPr>
                    <w:rStyle w:val="Hyperlink"/>
                    <w:noProof/>
                  </w:rPr>
                </w:rPrChange>
              </w:rPr>
              <w:delText>New switch attributes</w:delText>
            </w:r>
            <w:r w:rsidDel="00513EBA">
              <w:rPr>
                <w:noProof/>
                <w:webHidden/>
              </w:rPr>
              <w:tab/>
              <w:delText>4</w:delText>
            </w:r>
          </w:del>
        </w:p>
        <w:p w14:paraId="3973904A" w14:textId="77777777" w:rsidR="002C0F17" w:rsidDel="00513EBA" w:rsidRDefault="002C0F17">
          <w:pPr>
            <w:pStyle w:val="TOC2"/>
            <w:tabs>
              <w:tab w:val="left" w:pos="880"/>
              <w:tab w:val="right" w:leader="dot" w:pos="9350"/>
            </w:tabs>
            <w:rPr>
              <w:del w:id="91" w:author="Matty Kadosh" w:date="2015-08-01T16:26:00Z"/>
              <w:rFonts w:eastAsiaTheme="minorEastAsia"/>
              <w:noProof/>
              <w:lang w:eastAsia="zh-CN"/>
            </w:rPr>
          </w:pPr>
          <w:del w:id="92" w:author="Matty Kadosh" w:date="2015-08-01T16:26:00Z">
            <w:r w:rsidRPr="00513EBA" w:rsidDel="00513EBA">
              <w:rPr>
                <w:rPrChange w:id="93" w:author="Matty Kadosh" w:date="2015-08-01T16:26:00Z">
                  <w:rPr>
                    <w:rStyle w:val="Hyperlink"/>
                    <w:noProof/>
                  </w:rPr>
                </w:rPrChange>
              </w:rPr>
              <w:delText>3.2</w:delText>
            </w:r>
            <w:r w:rsidDel="00513EBA">
              <w:rPr>
                <w:rFonts w:eastAsiaTheme="minorEastAsia"/>
                <w:noProof/>
                <w:lang w:eastAsia="zh-CN"/>
              </w:rPr>
              <w:tab/>
            </w:r>
            <w:r w:rsidRPr="00513EBA" w:rsidDel="00513EBA">
              <w:rPr>
                <w:rPrChange w:id="94" w:author="Matty Kadosh" w:date="2015-08-01T16:26:00Z">
                  <w:rPr>
                    <w:rStyle w:val="Hyperlink"/>
                    <w:noProof/>
                  </w:rPr>
                </w:rPrChange>
              </w:rPr>
              <w:delText>New port attributes</w:delText>
            </w:r>
            <w:r w:rsidDel="00513EBA">
              <w:rPr>
                <w:noProof/>
                <w:webHidden/>
              </w:rPr>
              <w:tab/>
              <w:delText>4</w:delText>
            </w:r>
          </w:del>
        </w:p>
        <w:p w14:paraId="2173309D" w14:textId="77777777" w:rsidR="002C0F17" w:rsidDel="00513EBA" w:rsidRDefault="002C0F17">
          <w:pPr>
            <w:pStyle w:val="TOC2"/>
            <w:tabs>
              <w:tab w:val="left" w:pos="880"/>
              <w:tab w:val="right" w:leader="dot" w:pos="9350"/>
            </w:tabs>
            <w:rPr>
              <w:del w:id="95" w:author="Matty Kadosh" w:date="2015-08-01T16:26:00Z"/>
              <w:rFonts w:eastAsiaTheme="minorEastAsia"/>
              <w:noProof/>
              <w:lang w:eastAsia="zh-CN"/>
            </w:rPr>
          </w:pPr>
          <w:del w:id="96" w:author="Matty Kadosh" w:date="2015-08-01T16:26:00Z">
            <w:r w:rsidRPr="00513EBA" w:rsidDel="00513EBA">
              <w:rPr>
                <w:rPrChange w:id="97" w:author="Matty Kadosh" w:date="2015-08-01T16:26:00Z">
                  <w:rPr>
                    <w:rStyle w:val="Hyperlink"/>
                    <w:noProof/>
                  </w:rPr>
                </w:rPrChange>
              </w:rPr>
              <w:delText>3.1</w:delText>
            </w:r>
            <w:r w:rsidDel="00513EBA">
              <w:rPr>
                <w:rFonts w:eastAsiaTheme="minorEastAsia"/>
                <w:noProof/>
                <w:lang w:eastAsia="zh-CN"/>
              </w:rPr>
              <w:tab/>
            </w:r>
            <w:r w:rsidRPr="00513EBA" w:rsidDel="00513EBA">
              <w:rPr>
                <w:rPrChange w:id="98" w:author="Matty Kadosh" w:date="2015-08-01T16:26:00Z">
                  <w:rPr>
                    <w:rStyle w:val="Hyperlink"/>
                    <w:noProof/>
                  </w:rPr>
                </w:rPrChange>
              </w:rPr>
              <w:delText>Ingress priority group (PG) configuration</w:delText>
            </w:r>
            <w:r w:rsidDel="00513EBA">
              <w:rPr>
                <w:noProof/>
                <w:webHidden/>
              </w:rPr>
              <w:tab/>
              <w:delText>4</w:delText>
            </w:r>
          </w:del>
        </w:p>
        <w:p w14:paraId="5B1CC6AF" w14:textId="77777777" w:rsidR="002C0F17" w:rsidDel="00513EBA" w:rsidRDefault="002C0F17">
          <w:pPr>
            <w:pStyle w:val="TOC2"/>
            <w:tabs>
              <w:tab w:val="left" w:pos="880"/>
              <w:tab w:val="right" w:leader="dot" w:pos="9350"/>
            </w:tabs>
            <w:rPr>
              <w:del w:id="99" w:author="Matty Kadosh" w:date="2015-08-01T16:26:00Z"/>
              <w:rFonts w:eastAsiaTheme="minorEastAsia"/>
              <w:noProof/>
              <w:lang w:eastAsia="zh-CN"/>
            </w:rPr>
          </w:pPr>
          <w:del w:id="100" w:author="Matty Kadosh" w:date="2015-08-01T16:26:00Z">
            <w:r w:rsidRPr="00513EBA" w:rsidDel="00513EBA">
              <w:rPr>
                <w:rPrChange w:id="101" w:author="Matty Kadosh" w:date="2015-08-01T16:26:00Z">
                  <w:rPr>
                    <w:rStyle w:val="Hyperlink"/>
                    <w:noProof/>
                  </w:rPr>
                </w:rPrChange>
              </w:rPr>
              <w:delText>3.2</w:delText>
            </w:r>
            <w:r w:rsidDel="00513EBA">
              <w:rPr>
                <w:rFonts w:eastAsiaTheme="minorEastAsia"/>
                <w:noProof/>
                <w:lang w:eastAsia="zh-CN"/>
              </w:rPr>
              <w:tab/>
            </w:r>
            <w:r w:rsidRPr="00513EBA" w:rsidDel="00513EBA">
              <w:rPr>
                <w:rPrChange w:id="102" w:author="Matty Kadosh" w:date="2015-08-01T16:26:00Z">
                  <w:rPr>
                    <w:rStyle w:val="Hyperlink"/>
                    <w:noProof/>
                  </w:rPr>
                </w:rPrChange>
              </w:rPr>
              <w:delText>Buffer pool configuration</w:delText>
            </w:r>
            <w:r w:rsidDel="00513EBA">
              <w:rPr>
                <w:noProof/>
                <w:webHidden/>
              </w:rPr>
              <w:tab/>
              <w:delText>5</w:delText>
            </w:r>
          </w:del>
        </w:p>
        <w:p w14:paraId="79FF04A2" w14:textId="77777777" w:rsidR="002C0F17" w:rsidDel="00513EBA" w:rsidRDefault="002C0F17">
          <w:pPr>
            <w:pStyle w:val="TOC3"/>
            <w:tabs>
              <w:tab w:val="left" w:pos="1320"/>
              <w:tab w:val="right" w:leader="dot" w:pos="9350"/>
            </w:tabs>
            <w:rPr>
              <w:del w:id="103" w:author="Matty Kadosh" w:date="2015-08-01T16:26:00Z"/>
              <w:rFonts w:eastAsiaTheme="minorEastAsia"/>
              <w:noProof/>
              <w:lang w:eastAsia="zh-CN"/>
            </w:rPr>
          </w:pPr>
          <w:del w:id="104" w:author="Matty Kadosh" w:date="2015-08-01T16:26:00Z">
            <w:r w:rsidRPr="00513EBA" w:rsidDel="00513EBA">
              <w:rPr>
                <w:rPrChange w:id="105" w:author="Matty Kadosh" w:date="2015-08-01T16:26:00Z">
                  <w:rPr>
                    <w:rStyle w:val="Hyperlink"/>
                    <w:noProof/>
                  </w:rPr>
                </w:rPrChange>
              </w:rPr>
              <w:delText>3.2.1</w:delText>
            </w:r>
            <w:r w:rsidDel="00513EBA">
              <w:rPr>
                <w:rFonts w:eastAsiaTheme="minorEastAsia"/>
                <w:noProof/>
                <w:lang w:eastAsia="zh-CN"/>
              </w:rPr>
              <w:tab/>
            </w:r>
            <w:r w:rsidRPr="00513EBA" w:rsidDel="00513EBA">
              <w:rPr>
                <w:rPrChange w:id="106" w:author="Matty Kadosh" w:date="2015-08-01T16:26:00Z">
                  <w:rPr>
                    <w:rStyle w:val="Hyperlink"/>
                    <w:noProof/>
                  </w:rPr>
                </w:rPrChange>
              </w:rPr>
              <w:delText>Buffer profile configuration</w:delText>
            </w:r>
            <w:r w:rsidDel="00513EBA">
              <w:rPr>
                <w:noProof/>
                <w:webHidden/>
              </w:rPr>
              <w:tab/>
              <w:delText>7</w:delText>
            </w:r>
          </w:del>
        </w:p>
        <w:p w14:paraId="4761AB9E" w14:textId="77777777" w:rsidR="002C0F17" w:rsidDel="00513EBA" w:rsidRDefault="002C0F17">
          <w:pPr>
            <w:pStyle w:val="TOC2"/>
            <w:tabs>
              <w:tab w:val="left" w:pos="880"/>
              <w:tab w:val="right" w:leader="dot" w:pos="9350"/>
            </w:tabs>
            <w:rPr>
              <w:del w:id="107" w:author="Matty Kadosh" w:date="2015-08-01T16:26:00Z"/>
              <w:rFonts w:eastAsiaTheme="minorEastAsia"/>
              <w:noProof/>
              <w:lang w:eastAsia="zh-CN"/>
            </w:rPr>
          </w:pPr>
          <w:del w:id="108" w:author="Matty Kadosh" w:date="2015-08-01T16:26:00Z">
            <w:r w:rsidRPr="00513EBA" w:rsidDel="00513EBA">
              <w:rPr>
                <w:rPrChange w:id="109" w:author="Matty Kadosh" w:date="2015-08-01T16:26:00Z">
                  <w:rPr>
                    <w:rStyle w:val="Hyperlink"/>
                    <w:noProof/>
                  </w:rPr>
                </w:rPrChange>
              </w:rPr>
              <w:delText>3.3</w:delText>
            </w:r>
            <w:r w:rsidDel="00513EBA">
              <w:rPr>
                <w:rFonts w:eastAsiaTheme="minorEastAsia"/>
                <w:noProof/>
                <w:lang w:eastAsia="zh-CN"/>
              </w:rPr>
              <w:tab/>
            </w:r>
            <w:r w:rsidRPr="00513EBA" w:rsidDel="00513EBA">
              <w:rPr>
                <w:rPrChange w:id="110" w:author="Matty Kadosh" w:date="2015-08-01T16:26:00Z">
                  <w:rPr>
                    <w:rStyle w:val="Hyperlink"/>
                    <w:noProof/>
                  </w:rPr>
                </w:rPrChange>
              </w:rPr>
              <w:delText>Buffer function Summery</w:delText>
            </w:r>
            <w:r w:rsidDel="00513EBA">
              <w:rPr>
                <w:noProof/>
                <w:webHidden/>
              </w:rPr>
              <w:tab/>
              <w:delText>9</w:delText>
            </w:r>
          </w:del>
        </w:p>
        <w:p w14:paraId="522B05E8" w14:textId="77777777" w:rsidR="002A0D5C" w:rsidRDefault="002A0D5C" w:rsidP="002A0D5C">
          <w:r>
            <w:rPr>
              <w:b/>
              <w:bCs/>
              <w:noProof/>
            </w:rPr>
            <w:fldChar w:fldCharType="end"/>
          </w:r>
        </w:p>
      </w:sdtContent>
    </w:sdt>
    <w:p w14:paraId="578E87FF" w14:textId="77777777" w:rsidR="005F5714" w:rsidRDefault="005F5714" w:rsidP="002A0D5C">
      <w:pPr>
        <w:sectPr w:rsidR="005F5714" w:rsidSect="005F5714">
          <w:headerReference w:type="default" r:id="rId13"/>
          <w:footerReference w:type="default" r:id="rId14"/>
          <w:pgSz w:w="12240" w:h="15840"/>
          <w:pgMar w:top="1440" w:right="1440" w:bottom="1440" w:left="1440" w:header="720" w:footer="720" w:gutter="0"/>
          <w:pgNumType w:start="0"/>
          <w:cols w:space="720"/>
          <w:docGrid w:linePitch="360"/>
        </w:sectPr>
      </w:pPr>
    </w:p>
    <w:p w14:paraId="12041F00" w14:textId="77777777" w:rsidR="002A0D5C" w:rsidRDefault="002A0D5C" w:rsidP="002A0D5C"/>
    <w:p w14:paraId="432602EA" w14:textId="77777777" w:rsidR="002A0D5C" w:rsidRDefault="002A0D5C" w:rsidP="002A0D5C">
      <w:pPr>
        <w:pStyle w:val="Heading1"/>
        <w:numPr>
          <w:ilvl w:val="0"/>
          <w:numId w:val="0"/>
        </w:numPr>
        <w:ind w:left="432" w:hanging="432"/>
      </w:pPr>
      <w:bookmarkStart w:id="111" w:name="_Toc426209702"/>
      <w:r>
        <w:t>List of Changes</w:t>
      </w:r>
      <w:bookmarkEnd w:id="111"/>
    </w:p>
    <w:tbl>
      <w:tblPr>
        <w:tblStyle w:val="GridTable1Light-Accent11"/>
        <w:tblW w:w="0" w:type="auto"/>
        <w:tblLook w:val="04A0" w:firstRow="1" w:lastRow="0" w:firstColumn="1" w:lastColumn="0" w:noHBand="0" w:noVBand="1"/>
      </w:tblPr>
      <w:tblGrid>
        <w:gridCol w:w="1008"/>
        <w:gridCol w:w="4452"/>
        <w:gridCol w:w="2388"/>
        <w:gridCol w:w="1502"/>
      </w:tblGrid>
      <w:tr w:rsidR="002A0D5C" w14:paraId="5BBE1E6B" w14:textId="77777777" w:rsidTr="005C52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244AA287" w14:textId="77777777" w:rsidR="002A0D5C" w:rsidRDefault="002A0D5C" w:rsidP="005C5262">
            <w:r>
              <w:t>Version</w:t>
            </w:r>
          </w:p>
        </w:tc>
        <w:tc>
          <w:tcPr>
            <w:tcW w:w="4452"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5E49CE83" w14:textId="77777777" w:rsidR="002A0D5C" w:rsidRDefault="002A0D5C" w:rsidP="005C5262">
            <w:pPr>
              <w:cnfStyle w:val="100000000000" w:firstRow="1" w:lastRow="0" w:firstColumn="0" w:lastColumn="0" w:oddVBand="0" w:evenVBand="0" w:oddHBand="0" w:evenHBand="0" w:firstRowFirstColumn="0" w:firstRowLastColumn="0" w:lastRowFirstColumn="0" w:lastRowLastColumn="0"/>
            </w:pPr>
            <w:r>
              <w:t>Changes</w:t>
            </w:r>
          </w:p>
        </w:tc>
        <w:tc>
          <w:tcPr>
            <w:tcW w:w="2388"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50845DA4" w14:textId="77777777" w:rsidR="002A0D5C" w:rsidRDefault="002A0D5C" w:rsidP="005C5262">
            <w:pPr>
              <w:cnfStyle w:val="100000000000" w:firstRow="1" w:lastRow="0" w:firstColumn="0" w:lastColumn="0" w:oddVBand="0" w:evenVBand="0" w:oddHBand="0" w:evenHBand="0" w:firstRowFirstColumn="0" w:firstRowLastColumn="0" w:lastRowFirstColumn="0" w:lastRowLastColumn="0"/>
            </w:pPr>
            <w:r>
              <w:t>Name</w:t>
            </w:r>
          </w:p>
        </w:tc>
        <w:tc>
          <w:tcPr>
            <w:tcW w:w="1502" w:type="dxa"/>
            <w:tcBorders>
              <w:top w:val="single" w:sz="4" w:space="0" w:color="BDD6EE" w:themeColor="accent1" w:themeTint="66"/>
              <w:left w:val="single" w:sz="4" w:space="0" w:color="BDD6EE" w:themeColor="accent1" w:themeTint="66"/>
              <w:right w:val="single" w:sz="4" w:space="0" w:color="BDD6EE" w:themeColor="accent1" w:themeTint="66"/>
            </w:tcBorders>
            <w:hideMark/>
          </w:tcPr>
          <w:p w14:paraId="0109458F" w14:textId="77777777" w:rsidR="002A0D5C" w:rsidRDefault="002A0D5C" w:rsidP="005C5262">
            <w:pPr>
              <w:cnfStyle w:val="100000000000" w:firstRow="1" w:lastRow="0" w:firstColumn="0" w:lastColumn="0" w:oddVBand="0" w:evenVBand="0" w:oddHBand="0" w:evenHBand="0" w:firstRowFirstColumn="0" w:firstRowLastColumn="0" w:lastRowFirstColumn="0" w:lastRowLastColumn="0"/>
            </w:pPr>
            <w:r>
              <w:t>Date</w:t>
            </w:r>
          </w:p>
        </w:tc>
      </w:tr>
      <w:tr w:rsidR="002A0D5C" w14:paraId="6282D6FE" w14:textId="77777777" w:rsidTr="005C5262">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27A1D3CD" w14:textId="4681C911" w:rsidR="002A0D5C" w:rsidRPr="009068CF" w:rsidRDefault="009068CF" w:rsidP="003A46A6">
            <w:pPr>
              <w:rPr>
                <w:b w:val="0"/>
              </w:rPr>
            </w:pPr>
            <w:r w:rsidRPr="003A46A6">
              <w:rPr>
                <w:b w:val="0"/>
                <w:highlight w:val="yellow"/>
              </w:rPr>
              <w:t>0.</w:t>
            </w:r>
            <w:r w:rsidR="003A46A6" w:rsidRPr="003A46A6">
              <w:rPr>
                <w:b w:val="0"/>
                <w:highlight w:val="yellow"/>
              </w:rPr>
              <w:t>9.</w:t>
            </w:r>
            <w:ins w:id="112" w:author="Matty Kadosh" w:date="2015-08-01T16:26:00Z">
              <w:r w:rsidR="00513EBA">
                <w:rPr>
                  <w:b w:val="0"/>
                </w:rPr>
                <w:t>4</w:t>
              </w:r>
            </w:ins>
            <w:del w:id="113" w:author="Matty Kadosh" w:date="2015-08-01T16:26:00Z">
              <w:r w:rsidR="006D6337" w:rsidDel="00513EBA">
                <w:rPr>
                  <w:b w:val="0"/>
                  <w:highlight w:val="yellow"/>
                </w:rPr>
                <w:delText>3</w:delText>
              </w:r>
              <w:r w:rsidRPr="009068CF" w:rsidDel="00513EBA">
                <w:rPr>
                  <w:b w:val="0"/>
                </w:rPr>
                <w:delText xml:space="preserve"> </w:delText>
              </w:r>
            </w:del>
          </w:p>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0647381E" w14:textId="7C0B682A" w:rsidR="002A0D5C" w:rsidRDefault="009068CF" w:rsidP="003A46A6">
            <w:pPr>
              <w:cnfStyle w:val="000000000000" w:firstRow="0" w:lastRow="0" w:firstColumn="0" w:lastColumn="0" w:oddVBand="0" w:evenVBand="0" w:oddHBand="0" w:evenHBand="0" w:firstRowFirstColumn="0" w:firstRowLastColumn="0" w:lastRowFirstColumn="0" w:lastRowLastColumn="0"/>
            </w:pPr>
            <w:r>
              <w:t xml:space="preserve">Proposal </w:t>
            </w:r>
            <w:r w:rsidR="00976855">
              <w:t xml:space="preserve">for </w:t>
            </w:r>
            <w:ins w:id="114" w:author="Matty Kadosh" w:date="2015-08-01T16:26:00Z">
              <w:r w:rsidR="00513EBA">
                <w:t xml:space="preserve">uniform tunnel </w:t>
              </w:r>
            </w:ins>
            <w:del w:id="115" w:author="Matty Kadosh" w:date="2015-08-01T16:26:00Z">
              <w:r w:rsidR="003A46A6" w:rsidDel="00513EBA">
                <w:delText>buffers</w:delText>
              </w:r>
            </w:del>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754085CD" w14:textId="77777777" w:rsidR="002A0D5C" w:rsidRDefault="002A0D5C" w:rsidP="005C5262">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14:paraId="4759FE70" w14:textId="5CA80F0A" w:rsidR="002A0D5C" w:rsidRDefault="00513EBA" w:rsidP="003A46A6">
            <w:pPr>
              <w:cnfStyle w:val="000000000000" w:firstRow="0" w:lastRow="0" w:firstColumn="0" w:lastColumn="0" w:oddVBand="0" w:evenVBand="0" w:oddHBand="0" w:evenHBand="0" w:firstRowFirstColumn="0" w:firstRowLastColumn="0" w:lastRowFirstColumn="0" w:lastRowLastColumn="0"/>
            </w:pPr>
            <w:ins w:id="116" w:author="Matty Kadosh" w:date="2015-08-01T16:26:00Z">
              <w:r>
                <w:t>8</w:t>
              </w:r>
            </w:ins>
            <w:del w:id="117" w:author="Matty Kadosh" w:date="2015-08-01T16:26:00Z">
              <w:r w:rsidR="007B063E" w:rsidDel="00513EBA">
                <w:delText>2</w:delText>
              </w:r>
            </w:del>
            <w:r w:rsidR="007B063E">
              <w:t>/</w:t>
            </w:r>
            <w:r w:rsidR="003A46A6">
              <w:t>1</w:t>
            </w:r>
            <w:del w:id="118" w:author="Matty Kadosh" w:date="2015-08-01T16:26:00Z">
              <w:r w:rsidR="003A46A6" w:rsidDel="00513EBA">
                <w:delText>0</w:delText>
              </w:r>
            </w:del>
            <w:r w:rsidR="009068CF">
              <w:t xml:space="preserve">/15 </w:t>
            </w:r>
          </w:p>
        </w:tc>
      </w:tr>
    </w:tbl>
    <w:p w14:paraId="507EB2FA" w14:textId="77777777" w:rsidR="005F5714" w:rsidRDefault="005F5714" w:rsidP="002A0D5C">
      <w:pPr>
        <w:sectPr w:rsidR="005F5714" w:rsidSect="002D4814">
          <w:footerReference w:type="default" r:id="rId15"/>
          <w:pgSz w:w="12240" w:h="15840"/>
          <w:pgMar w:top="1440" w:right="1440" w:bottom="1440" w:left="1440" w:header="720" w:footer="720" w:gutter="0"/>
          <w:pgNumType w:fmt="lowerRoman" w:start="1"/>
          <w:cols w:space="720"/>
          <w:docGrid w:linePitch="360"/>
        </w:sectPr>
      </w:pPr>
    </w:p>
    <w:p w14:paraId="27A4FF75" w14:textId="77777777" w:rsidR="002A0D5C" w:rsidRDefault="002A0D5C" w:rsidP="002D4814">
      <w:r>
        <w:lastRenderedPageBreak/>
        <w:t>License</w:t>
      </w:r>
    </w:p>
    <w:p w14:paraId="7FE8EEC9" w14:textId="77777777" w:rsidR="002A0D5C" w:rsidRDefault="002A0D5C" w:rsidP="002A0D5C">
      <w:pPr>
        <w:pStyle w:val="Default"/>
        <w:rPr>
          <w:sz w:val="18"/>
          <w:szCs w:val="18"/>
        </w:rPr>
      </w:pPr>
      <w:r>
        <w:rPr>
          <w:rFonts w:ascii="Times New Roman" w:hAnsi="Times New Roman"/>
          <w:sz w:val="18"/>
          <w:szCs w:val="18"/>
        </w:rPr>
        <w:t>©</w:t>
      </w:r>
      <w:r w:rsidR="00E93ACE">
        <w:rPr>
          <w:rFonts w:hint="eastAsia"/>
          <w:sz w:val="18"/>
          <w:szCs w:val="18"/>
        </w:rPr>
        <w:t xml:space="preserve"> 2014</w:t>
      </w:r>
      <w:r>
        <w:rPr>
          <w:rFonts w:hint="eastAsia"/>
          <w:sz w:val="18"/>
          <w:szCs w:val="18"/>
        </w:rPr>
        <w:t xml:space="preserve"> Microsoft Corporation</w:t>
      </w:r>
      <w:r>
        <w:rPr>
          <w:sz w:val="18"/>
          <w:szCs w:val="18"/>
        </w:rPr>
        <w:t xml:space="preserve">, </w:t>
      </w:r>
      <w:r w:rsidRPr="00D01E72">
        <w:rPr>
          <w:sz w:val="18"/>
          <w:szCs w:val="18"/>
        </w:rPr>
        <w:t xml:space="preserve">Dell </w:t>
      </w:r>
      <w:r>
        <w:rPr>
          <w:sz w:val="18"/>
          <w:szCs w:val="18"/>
        </w:rPr>
        <w:t xml:space="preserve">Inc., </w:t>
      </w:r>
      <w:r w:rsidRPr="009C5CBC">
        <w:rPr>
          <w:sz w:val="18"/>
          <w:szCs w:val="18"/>
        </w:rPr>
        <w:t>Facebook, Inc</w:t>
      </w:r>
      <w:r>
        <w:rPr>
          <w:sz w:val="18"/>
          <w:szCs w:val="18"/>
        </w:rPr>
        <w:t xml:space="preserve">, Broadcom Corporation, </w:t>
      </w:r>
      <w:r w:rsidRPr="00BE6CEE">
        <w:rPr>
          <w:sz w:val="18"/>
          <w:szCs w:val="18"/>
        </w:rPr>
        <w:t>Intel Corporation</w:t>
      </w:r>
      <w:r>
        <w:rPr>
          <w:sz w:val="18"/>
          <w:szCs w:val="18"/>
        </w:rPr>
        <w:t xml:space="preserve">, </w:t>
      </w:r>
      <w:r w:rsidRPr="00BE6CEE">
        <w:rPr>
          <w:sz w:val="18"/>
          <w:szCs w:val="18"/>
        </w:rPr>
        <w:t>Mellanox Technologies Ltd.</w:t>
      </w:r>
    </w:p>
    <w:p w14:paraId="261D9992" w14:textId="77777777" w:rsidR="002A0D5C" w:rsidRDefault="002A0D5C" w:rsidP="002A0D5C">
      <w:pPr>
        <w:pStyle w:val="Default"/>
        <w:rPr>
          <w:sz w:val="18"/>
          <w:szCs w:val="18"/>
        </w:rPr>
      </w:pPr>
    </w:p>
    <w:p w14:paraId="589935F4" w14:textId="77777777" w:rsidR="002A0D5C" w:rsidRDefault="002A0D5C" w:rsidP="002A0D5C">
      <w:pPr>
        <w:pStyle w:val="Default"/>
        <w:rPr>
          <w:sz w:val="18"/>
          <w:szCs w:val="18"/>
        </w:rPr>
      </w:pPr>
      <w:r>
        <w:rPr>
          <w:rFonts w:hint="eastAsia"/>
          <w:sz w:val="18"/>
          <w:szCs w:val="18"/>
        </w:rPr>
        <w:t xml:space="preserve">As of September 9, 2014, the following persons or entities have made this Specification available under the Open Web Foundation Final Specification Agreement (OWFa 1.0), which is available at </w:t>
      </w:r>
      <w:hyperlink r:id="rId16" w:history="1">
        <w:r>
          <w:rPr>
            <w:rStyle w:val="Hyperlink"/>
            <w:rFonts w:hint="eastAsia"/>
            <w:sz w:val="18"/>
            <w:szCs w:val="18"/>
          </w:rPr>
          <w:t>http://www.openwebfoundation.org/legal/the-owf-1-0-agreements/owfa-1-0</w:t>
        </w:r>
      </w:hyperlink>
      <w:r>
        <w:rPr>
          <w:rFonts w:hint="eastAsia"/>
          <w:sz w:val="18"/>
          <w:szCs w:val="18"/>
        </w:rPr>
        <w:t xml:space="preserve"> </w:t>
      </w:r>
    </w:p>
    <w:p w14:paraId="08B7A929" w14:textId="77777777" w:rsidR="002A0D5C" w:rsidRDefault="002A0D5C" w:rsidP="002A0D5C">
      <w:pPr>
        <w:pStyle w:val="Default"/>
        <w:rPr>
          <w:sz w:val="18"/>
          <w:szCs w:val="18"/>
        </w:rPr>
      </w:pPr>
      <w:r>
        <w:rPr>
          <w:rFonts w:hint="eastAsia"/>
          <w:sz w:val="18"/>
          <w:szCs w:val="18"/>
        </w:rPr>
        <w:t>Microsoft Corporation</w:t>
      </w:r>
      <w:r>
        <w:rPr>
          <w:sz w:val="18"/>
          <w:szCs w:val="18"/>
        </w:rPr>
        <w:t xml:space="preserve">, </w:t>
      </w:r>
      <w:r w:rsidRPr="00D01E72">
        <w:rPr>
          <w:sz w:val="18"/>
          <w:szCs w:val="18"/>
        </w:rPr>
        <w:t xml:space="preserve">Dell </w:t>
      </w:r>
      <w:r>
        <w:rPr>
          <w:sz w:val="18"/>
          <w:szCs w:val="18"/>
        </w:rPr>
        <w:t xml:space="preserve">Inc., </w:t>
      </w:r>
      <w:r w:rsidRPr="009C5CBC">
        <w:rPr>
          <w:sz w:val="18"/>
          <w:szCs w:val="18"/>
        </w:rPr>
        <w:t>Facebook, Inc</w:t>
      </w:r>
      <w:r>
        <w:rPr>
          <w:sz w:val="18"/>
          <w:szCs w:val="18"/>
        </w:rPr>
        <w:t xml:space="preserve">, </w:t>
      </w:r>
      <w:r w:rsidRPr="00BE6CEE">
        <w:rPr>
          <w:sz w:val="18"/>
          <w:szCs w:val="18"/>
        </w:rPr>
        <w:t>Intel Corporation</w:t>
      </w:r>
      <w:r>
        <w:rPr>
          <w:sz w:val="18"/>
          <w:szCs w:val="18"/>
        </w:rPr>
        <w:t xml:space="preserve">, </w:t>
      </w:r>
      <w:r w:rsidRPr="00BE6CEE">
        <w:rPr>
          <w:sz w:val="18"/>
          <w:szCs w:val="18"/>
        </w:rPr>
        <w:t>Mellanox Technologies Ltd.</w:t>
      </w:r>
    </w:p>
    <w:p w14:paraId="08E1435E" w14:textId="77777777" w:rsidR="002A0D5C" w:rsidRDefault="002A0D5C" w:rsidP="002A0D5C">
      <w:pPr>
        <w:pStyle w:val="Default"/>
        <w:rPr>
          <w:sz w:val="18"/>
          <w:szCs w:val="18"/>
        </w:rPr>
      </w:pPr>
    </w:p>
    <w:p w14:paraId="44E22CD6" w14:textId="77777777" w:rsidR="002A0D5C" w:rsidRDefault="002A0D5C" w:rsidP="002A0D5C">
      <w:pPr>
        <w:pStyle w:val="Default"/>
        <w:rPr>
          <w:sz w:val="18"/>
          <w:szCs w:val="18"/>
        </w:rPr>
      </w:pPr>
      <w:r>
        <w:rPr>
          <w:rFonts w:hint="eastAsia"/>
          <w:sz w:val="18"/>
          <w:szCs w:val="18"/>
        </w:rPr>
        <w:t xml:space="preserve">You can review the signed copies of the Open Web Foundation Agreement Version 1.0 for this Specification at </w:t>
      </w:r>
      <w:hyperlink r:id="rId17" w:history="1">
        <w:r>
          <w:rPr>
            <w:rStyle w:val="Hyperlink"/>
            <w:rFonts w:hint="eastAsia"/>
            <w:sz w:val="18"/>
            <w:szCs w:val="18"/>
          </w:rPr>
          <w:t>http://opencompute.org/licensing/</w:t>
        </w:r>
      </w:hyperlink>
      <w:r>
        <w:rPr>
          <w:rFonts w:hint="eastAsia"/>
          <w:sz w:val="18"/>
          <w:szCs w:val="18"/>
        </w:rPr>
        <w:t xml:space="preserve">, which may also include additional parties to those listed above. </w:t>
      </w:r>
    </w:p>
    <w:p w14:paraId="33DEF6B8" w14:textId="77777777" w:rsidR="002A0D5C" w:rsidRDefault="002A0D5C" w:rsidP="002A0D5C">
      <w:pPr>
        <w:pStyle w:val="Default"/>
        <w:rPr>
          <w:sz w:val="18"/>
          <w:szCs w:val="18"/>
        </w:rPr>
      </w:pPr>
    </w:p>
    <w:p w14:paraId="0BABB6AE" w14:textId="77777777" w:rsidR="002A0D5C" w:rsidRDefault="002A0D5C" w:rsidP="002A0D5C">
      <w:pPr>
        <w:rPr>
          <w:sz w:val="18"/>
          <w:szCs w:val="18"/>
        </w:rPr>
      </w:pPr>
      <w:r>
        <w:rPr>
          <w:rFonts w:hint="eastAsia"/>
          <w:sz w:val="18"/>
          <w:szCs w:val="18"/>
        </w:rPr>
        <w:t>Your use of this Specification may be subject to other third party rights. THIS SPECIFICATION IS PROVIDED "AS IS." The contributors expressly disclaim any warranties (express, implied, or otherwise), including implied warranties of merchantability, noninfringement, fitness for a particular purpose, or title, related to the Specification. The entire risk as to implementing or otherwise using the Specification is assumed by the Specification implementer and user. IN NO EVENT WILL ANY PARTY BE LIABLE TO ANY OTHER PARTY FOR LOST PROFITS OR ANY FORM OF INDIRECT, SPECIAL, INCIDENTAL, OR CONSEQUENTIAL DAMAGES OF ANY CHARACTER FROM ANY CAUSES OF ACTION OF ANY KIND WITH RESPECT TO THIS SPECIFICATION OR ITS GOVERNING AGREEMENT, WHETHER BASED ON BREACH OF CONTRACT, TORT (INCLUDING NEGLIGENCE), OR OTHERWISE, AND WHETHER OR NOT THE OTHER PARTY HAS BEEN ADVISED OF THE POSSIBILITY OF SUCH DAMAGE.</w:t>
      </w:r>
    </w:p>
    <w:p w14:paraId="558BEFC6" w14:textId="77777777" w:rsidR="002A0D5C" w:rsidRPr="00BE6CEE" w:rsidRDefault="002A0D5C" w:rsidP="002A0D5C">
      <w:pPr>
        <w:rPr>
          <w:sz w:val="18"/>
          <w:szCs w:val="18"/>
        </w:rPr>
      </w:pPr>
      <w:r w:rsidRPr="00BE6CEE">
        <w:rPr>
          <w:sz w:val="18"/>
          <w:szCs w:val="18"/>
        </w:rPr>
        <w:t>THE FOLLOWING IS A LIST OF MERELY REFERENCED TECHNOLOGY: Microprocessor technology, semiconductor manufacturing technology, operating system technology (including without limitation networking operating system technology), emulation technology, graphics technology, video technology, integrated circuit packaging technology and the like, compiler technologies, object oriented technology, optical/RF communications technology including chip I/O and driver technology, bus technology, memory chip technology (including, without limitation, NAND memory, NOR memory, resistive RAM (RRAM), seek scan probe (SSP) memory, nonvolatile memory (including without limitation, memory based on chalcogenide materials, phase change memory (PCM), one or more stacked layers of memory cells, embedded PCM memories, non-volatile cache memory, solid state drives, SRAM, embedded DRAM, ferro-electric memory, and polymer memory)) and/or health-related and medical technology. IMPLEMENTATION OF THESE TECHNOLOGIES MAY BE SUBJECT TO THEIR OWN LEGAL TERMS.</w:t>
      </w:r>
    </w:p>
    <w:p w14:paraId="747A7277" w14:textId="77777777" w:rsidR="002A0D5C" w:rsidRDefault="002A0D5C" w:rsidP="002A0D5C">
      <w:pPr>
        <w:jc w:val="center"/>
      </w:pPr>
    </w:p>
    <w:p w14:paraId="188642E2" w14:textId="77777777" w:rsidR="002A0D5C" w:rsidRDefault="002A0D5C" w:rsidP="002A0D5C">
      <w:pPr>
        <w:jc w:val="center"/>
      </w:pPr>
    </w:p>
    <w:p w14:paraId="71C0911F" w14:textId="77777777" w:rsidR="002A0D5C" w:rsidRDefault="002A0D5C" w:rsidP="002A0D5C">
      <w:pPr>
        <w:jc w:val="center"/>
      </w:pPr>
    </w:p>
    <w:p w14:paraId="038C34DF" w14:textId="77777777" w:rsidR="002A0D5C" w:rsidRDefault="002A0D5C" w:rsidP="002A0D5C">
      <w:pPr>
        <w:jc w:val="center"/>
      </w:pPr>
    </w:p>
    <w:p w14:paraId="34D503FD" w14:textId="77777777" w:rsidR="002A0D5C" w:rsidRDefault="002A0D5C" w:rsidP="002A0D5C">
      <w:pPr>
        <w:jc w:val="center"/>
      </w:pPr>
    </w:p>
    <w:p w14:paraId="6B06C47E" w14:textId="77777777" w:rsidR="002A0D5C" w:rsidRDefault="002A0D5C" w:rsidP="002A0D5C">
      <w:pPr>
        <w:jc w:val="center"/>
      </w:pPr>
    </w:p>
    <w:p w14:paraId="7DAD0FD4" w14:textId="77777777" w:rsidR="002A0D5C" w:rsidRDefault="002A0D5C" w:rsidP="002A0D5C">
      <w:pPr>
        <w:jc w:val="center"/>
      </w:pPr>
    </w:p>
    <w:p w14:paraId="7345342B" w14:textId="77777777" w:rsidR="005F5714" w:rsidRDefault="005F5714" w:rsidP="002A0D5C">
      <w:pPr>
        <w:pStyle w:val="TOCHeading"/>
        <w:sectPr w:rsidR="005F5714" w:rsidSect="005F5714">
          <w:footerReference w:type="default" r:id="rId18"/>
          <w:pgSz w:w="12240" w:h="15840"/>
          <w:pgMar w:top="1440" w:right="1440" w:bottom="1440" w:left="1440" w:header="720" w:footer="720" w:gutter="0"/>
          <w:pgNumType w:start="0"/>
          <w:cols w:space="720"/>
          <w:docGrid w:linePitch="360"/>
        </w:sectPr>
      </w:pPr>
    </w:p>
    <w:p w14:paraId="40EF5513" w14:textId="77777777" w:rsidR="008A3041" w:rsidRDefault="00B34672" w:rsidP="008A3041">
      <w:pPr>
        <w:pStyle w:val="Heading1"/>
        <w:rPr>
          <w:ins w:id="119" w:author="Matty Kadosh" w:date="2015-08-01T16:07:00Z"/>
        </w:rPr>
      </w:pPr>
      <w:bookmarkStart w:id="120" w:name="_Toc426209703"/>
      <w:r>
        <w:lastRenderedPageBreak/>
        <w:t>Overview</w:t>
      </w:r>
      <w:bookmarkEnd w:id="120"/>
    </w:p>
    <w:p w14:paraId="2B8C44C3" w14:textId="3803F4BC" w:rsidR="00361A75" w:rsidRDefault="00361A75">
      <w:pPr>
        <w:pStyle w:val="Heading2"/>
        <w:rPr>
          <w:ins w:id="121" w:author="Matty Kadosh" w:date="2015-08-01T16:07:00Z"/>
        </w:rPr>
        <w:pPrChange w:id="122" w:author="Matty Kadosh" w:date="2015-08-01T16:10:00Z">
          <w:pPr>
            <w:pStyle w:val="Heading1"/>
          </w:pPr>
        </w:pPrChange>
      </w:pPr>
      <w:bookmarkStart w:id="123" w:name="_Toc426209704"/>
      <w:ins w:id="124" w:author="Matty Kadosh" w:date="2015-08-01T16:07:00Z">
        <w:r>
          <w:t>Uniform tunnel</w:t>
        </w:r>
      </w:ins>
      <w:bookmarkEnd w:id="123"/>
      <w:ins w:id="125" w:author="Matty Kadosh" w:date="2015-09-24T19:07:00Z">
        <w:r w:rsidR="007038C3">
          <w:t xml:space="preserve"> object </w:t>
        </w:r>
      </w:ins>
    </w:p>
    <w:p w14:paraId="78C480E0" w14:textId="77777777" w:rsidR="007038C3" w:rsidRDefault="00AB681A">
      <w:pPr>
        <w:rPr>
          <w:ins w:id="126" w:author="Matty Kadosh" w:date="2015-09-24T19:06:00Z"/>
        </w:rPr>
        <w:pPrChange w:id="127" w:author="Matty Kadosh" w:date="2015-09-24T19:06:00Z">
          <w:pPr>
            <w:pStyle w:val="Heading1"/>
          </w:pPr>
        </w:pPrChange>
      </w:pPr>
      <w:ins w:id="128" w:author="Matty Kadosh" w:date="2015-09-01T18:59:00Z">
        <w:r>
          <w:object w:dxaOrig="8063" w:dyaOrig="4636" w14:anchorId="316E5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215.25pt" o:ole="">
              <v:imagedata r:id="rId19" o:title=""/>
            </v:shape>
            <o:OLEObject Type="Embed" ProgID="Visio.Drawing.11" ShapeID="_x0000_i1025" DrawAspect="Content" ObjectID="_1507666923" r:id="rId20"/>
          </w:object>
        </w:r>
      </w:ins>
    </w:p>
    <w:p w14:paraId="0AD0A139" w14:textId="79BDF797" w:rsidR="007038C3" w:rsidRDefault="007038C3">
      <w:pPr>
        <w:pStyle w:val="Heading2"/>
        <w:rPr>
          <w:ins w:id="129" w:author="Matty Kadosh" w:date="2015-09-24T19:07:00Z"/>
        </w:rPr>
        <w:pPrChange w:id="130" w:author="Matty Kadosh" w:date="2015-09-24T19:07:00Z">
          <w:pPr>
            <w:pStyle w:val="Heading1"/>
          </w:pPr>
        </w:pPrChange>
      </w:pPr>
      <w:ins w:id="131" w:author="Matty Kadosh" w:date="2015-09-24T19:07:00Z">
        <w:r>
          <w:lastRenderedPageBreak/>
          <w:t>Uniform tunnel encap</w:t>
        </w:r>
      </w:ins>
      <w:ins w:id="132" w:author="Matty Kadosh" w:date="2015-09-24T19:11:00Z">
        <w:r>
          <w:t xml:space="preserve"> </w:t>
        </w:r>
      </w:ins>
    </w:p>
    <w:p w14:paraId="25E75099" w14:textId="3DE8D630" w:rsidR="00361A75" w:rsidRPr="00513EBA" w:rsidRDefault="007038C3">
      <w:pPr>
        <w:pStyle w:val="Heading2"/>
        <w:numPr>
          <w:ilvl w:val="0"/>
          <w:numId w:val="0"/>
        </w:numPr>
        <w:ind w:left="576"/>
        <w:pPrChange w:id="133" w:author="Matty Kadosh" w:date="2015-09-24T19:07:00Z">
          <w:pPr>
            <w:pStyle w:val="Heading1"/>
          </w:pPr>
        </w:pPrChange>
      </w:pPr>
      <w:ins w:id="134" w:author="Matty Kadosh" w:date="2015-09-24T19:08:00Z">
        <w:r w:rsidRPr="00513EBA">
          <w:object w:dxaOrig="14625" w:dyaOrig="5700" w14:anchorId="3E0F0C8E">
            <v:shape id="_x0000_i1026" type="#_x0000_t75" style="width:467.25pt;height:182.25pt" o:ole="">
              <v:imagedata r:id="rId21" o:title=""/>
            </v:shape>
            <o:OLEObject Type="Embed" ProgID="Visio.Drawing.11" ShapeID="_x0000_i1026" DrawAspect="Content" ObjectID="_1507666924" r:id="rId22"/>
          </w:object>
        </w:r>
      </w:ins>
      <w:del w:id="135" w:author="Matty Kadosh" w:date="2015-09-01T18:58:00Z">
        <w:r w:rsidR="00361A75" w:rsidDel="00AB681A">
          <w:fldChar w:fldCharType="begin"/>
        </w:r>
        <w:r w:rsidR="00361A75" w:rsidDel="00AB681A">
          <w:fldChar w:fldCharType="end"/>
        </w:r>
      </w:del>
    </w:p>
    <w:p w14:paraId="26124718" w14:textId="101A3FF3" w:rsidR="00361A75" w:rsidRDefault="00361A75" w:rsidP="008A3041">
      <w:pPr>
        <w:pStyle w:val="Heading2"/>
        <w:rPr>
          <w:ins w:id="136" w:author="Matty Kadosh" w:date="2015-08-01T16:09:00Z"/>
        </w:rPr>
      </w:pPr>
      <w:bookmarkStart w:id="137" w:name="_Toc426209705"/>
      <w:ins w:id="138" w:author="Matty Kadosh" w:date="2015-08-01T16:09:00Z">
        <w:r>
          <w:t>IP</w:t>
        </w:r>
      </w:ins>
      <w:ins w:id="139" w:author="Matty Kadosh" w:date="2015-08-01T16:08:00Z">
        <w:r>
          <w:t>in</w:t>
        </w:r>
      </w:ins>
      <w:ins w:id="140" w:author="Matty Kadosh" w:date="2015-08-01T16:09:00Z">
        <w:r>
          <w:t>IP</w:t>
        </w:r>
      </w:ins>
      <w:ins w:id="141" w:author="Matty Kadosh" w:date="2015-08-01T16:08:00Z">
        <w:r>
          <w:t xml:space="preserve"> tunnel</w:t>
        </w:r>
      </w:ins>
      <w:bookmarkEnd w:id="137"/>
    </w:p>
    <w:p w14:paraId="4F066A63" w14:textId="77777777" w:rsidR="00361A75" w:rsidRDefault="00361A75">
      <w:pPr>
        <w:pStyle w:val="Heading3"/>
        <w:rPr>
          <w:ins w:id="142" w:author="Matty Kadosh" w:date="2015-08-01T16:09:00Z"/>
        </w:rPr>
        <w:pPrChange w:id="143" w:author="Matty Kadosh" w:date="2015-08-01T16:09:00Z">
          <w:pPr>
            <w:pStyle w:val="Heading2"/>
          </w:pPr>
        </w:pPrChange>
      </w:pPr>
      <w:bookmarkStart w:id="144" w:name="_Toc426209706"/>
      <w:ins w:id="145" w:author="Matty Kadosh" w:date="2015-08-01T16:09:00Z">
        <w:r>
          <w:t xml:space="preserve">IPinIP </w:t>
        </w:r>
      </w:ins>
      <w:ins w:id="146" w:author="Matty Kadosh" w:date="2015-08-01T16:08:00Z">
        <w:r>
          <w:t xml:space="preserve"> </w:t>
        </w:r>
      </w:ins>
      <w:ins w:id="147" w:author="Matty Kadosh" w:date="2015-08-01T16:09:00Z">
        <w:r>
          <w:t>encap</w:t>
        </w:r>
        <w:bookmarkEnd w:id="144"/>
        <w:r>
          <w:t xml:space="preserve"> </w:t>
        </w:r>
      </w:ins>
    </w:p>
    <w:p w14:paraId="6F7BAC78" w14:textId="47977785" w:rsidR="00361A75" w:rsidRDefault="00361A75">
      <w:pPr>
        <w:rPr>
          <w:ins w:id="148" w:author="Matty Kadosh" w:date="2015-08-01T16:10:00Z"/>
        </w:rPr>
        <w:pPrChange w:id="149" w:author="Matty Kadosh" w:date="2015-08-01T16:11:00Z">
          <w:pPr>
            <w:pStyle w:val="Heading3"/>
          </w:pPr>
        </w:pPrChange>
      </w:pPr>
      <w:ins w:id="150" w:author="Matty Kadosh" w:date="2015-08-01T16:10:00Z">
        <w:r w:rsidRPr="00513EBA">
          <w:object w:dxaOrig="14642" w:dyaOrig="5727" w14:anchorId="4970E2B5">
            <v:shape id="_x0000_i1027" type="#_x0000_t75" style="width:468pt;height:183pt" o:ole="">
              <v:imagedata r:id="rId23" o:title=""/>
            </v:shape>
            <o:OLEObject Type="Embed" ProgID="Visio.Drawing.11" ShapeID="_x0000_i1027" DrawAspect="Content" ObjectID="_1507666925" r:id="rId24"/>
          </w:object>
        </w:r>
      </w:ins>
      <w:ins w:id="151" w:author="Matty Kadosh" w:date="2015-08-01T16:10:00Z">
        <w:r>
          <w:t xml:space="preserve"> </w:t>
        </w:r>
      </w:ins>
    </w:p>
    <w:p w14:paraId="389F92B1" w14:textId="412CB2CA" w:rsidR="00A42E6B" w:rsidRDefault="00A42E6B">
      <w:pPr>
        <w:pStyle w:val="Heading3"/>
        <w:numPr>
          <w:ilvl w:val="0"/>
          <w:numId w:val="0"/>
        </w:numPr>
        <w:ind w:left="720"/>
        <w:pPrChange w:id="152" w:author="Matty Kadosh" w:date="2015-08-01T16:09:00Z">
          <w:pPr>
            <w:pStyle w:val="Heading2"/>
          </w:pPr>
        </w:pPrChange>
      </w:pPr>
      <w:del w:id="153" w:author="Matty Kadosh" w:date="2015-08-01T16:08:00Z">
        <w:r w:rsidDel="00361A75">
          <w:lastRenderedPageBreak/>
          <w:delText>Buffer pool</w:delText>
        </w:r>
      </w:del>
    </w:p>
    <w:p w14:paraId="04FF02D4" w14:textId="11F99D80" w:rsidR="00361A75" w:rsidRDefault="00361A75" w:rsidP="00361A75">
      <w:pPr>
        <w:pStyle w:val="Heading3"/>
        <w:rPr>
          <w:ins w:id="154" w:author="Matty Kadosh" w:date="2015-08-01T16:11:00Z"/>
        </w:rPr>
      </w:pPr>
      <w:bookmarkStart w:id="155" w:name="_Toc426209707"/>
      <w:ins w:id="156" w:author="Matty Kadosh" w:date="2015-08-01T16:11:00Z">
        <w:r>
          <w:t>IPinIP  decap</w:t>
        </w:r>
        <w:bookmarkEnd w:id="155"/>
        <w:r>
          <w:t xml:space="preserve"> </w:t>
        </w:r>
      </w:ins>
    </w:p>
    <w:p w14:paraId="301C043A" w14:textId="6D2A2471" w:rsidR="00361A75" w:rsidRPr="00361A75" w:rsidRDefault="00361A75">
      <w:pPr>
        <w:rPr>
          <w:ins w:id="157" w:author="Matty Kadosh" w:date="2015-08-01T16:11:00Z"/>
          <w:rPrChange w:id="158" w:author="Matty Kadosh" w:date="2015-08-01T16:11:00Z">
            <w:rPr>
              <w:ins w:id="159" w:author="Matty Kadosh" w:date="2015-08-01T16:11:00Z"/>
            </w:rPr>
          </w:rPrChange>
        </w:rPr>
        <w:pPrChange w:id="160" w:author="Matty Kadosh" w:date="2015-08-01T16:12:00Z">
          <w:pPr>
            <w:pStyle w:val="Heading3"/>
          </w:pPr>
        </w:pPrChange>
      </w:pPr>
      <w:ins w:id="161" w:author="Matty Kadosh" w:date="2015-08-01T16:12:00Z">
        <w:r w:rsidRPr="00361A75">
          <w:rPr>
            <w:rPrChange w:id="162" w:author="Matty Kadosh" w:date="2015-08-01T16:12:00Z">
              <w:rPr/>
            </w:rPrChange>
          </w:rPr>
          <w:object w:dxaOrig="14642" w:dyaOrig="5727" w14:anchorId="40603D00">
            <v:shape id="_x0000_i1028" type="#_x0000_t75" style="width:468pt;height:183pt" o:ole="">
              <v:imagedata r:id="rId25" o:title=""/>
            </v:shape>
            <o:OLEObject Type="Embed" ProgID="Visio.Drawing.11" ShapeID="_x0000_i1028" DrawAspect="Content" ObjectID="_1507666926" r:id="rId26"/>
          </w:object>
        </w:r>
      </w:ins>
    </w:p>
    <w:p w14:paraId="73869F57" w14:textId="4BE3CFCF" w:rsidR="00361A75" w:rsidRDefault="00361A75" w:rsidP="00361A75">
      <w:pPr>
        <w:pStyle w:val="Heading2"/>
        <w:rPr>
          <w:ins w:id="163" w:author="Matty Kadosh" w:date="2015-08-01T16:12:00Z"/>
        </w:rPr>
      </w:pPr>
      <w:bookmarkStart w:id="164" w:name="_Toc426209708"/>
      <w:ins w:id="165" w:author="Matty Kadosh" w:date="2015-08-01T16:12:00Z">
        <w:r>
          <w:t>Vxlan tunnel</w:t>
        </w:r>
        <w:bookmarkEnd w:id="164"/>
      </w:ins>
    </w:p>
    <w:p w14:paraId="436BE332" w14:textId="6CD71BE7" w:rsidR="00361A75" w:rsidRDefault="00361A75" w:rsidP="00361A75">
      <w:pPr>
        <w:pStyle w:val="Heading3"/>
        <w:rPr>
          <w:ins w:id="166" w:author="Matty Kadosh" w:date="2015-08-01T16:14:00Z"/>
        </w:rPr>
      </w:pPr>
      <w:bookmarkStart w:id="167" w:name="_Toc426209709"/>
      <w:ins w:id="168" w:author="Matty Kadosh" w:date="2015-08-01T16:13:00Z">
        <w:r>
          <w:t>Vxlan</w:t>
        </w:r>
      </w:ins>
      <w:ins w:id="169" w:author="Matty Kadosh" w:date="2015-08-01T16:12:00Z">
        <w:r>
          <w:t xml:space="preserve">  encap</w:t>
        </w:r>
        <w:bookmarkEnd w:id="167"/>
        <w:r>
          <w:t xml:space="preserve"> </w:t>
        </w:r>
      </w:ins>
    </w:p>
    <w:p w14:paraId="31DC3E12" w14:textId="1D31312B" w:rsidR="00361A75" w:rsidRPr="00513EBA" w:rsidRDefault="00AB681A">
      <w:pPr>
        <w:rPr>
          <w:ins w:id="170" w:author="Matty Kadosh" w:date="2015-08-01T16:13:00Z"/>
        </w:rPr>
        <w:pPrChange w:id="171" w:author="Matty Kadosh" w:date="2015-08-01T16:14:00Z">
          <w:pPr>
            <w:pStyle w:val="Heading3"/>
          </w:pPr>
        </w:pPrChange>
      </w:pPr>
      <w:ins w:id="172" w:author="Matty Kadosh" w:date="2015-09-01T18:59:00Z">
        <w:r>
          <w:object w:dxaOrig="16195" w:dyaOrig="9175" w14:anchorId="0B46AB9B">
            <v:shape id="_x0000_i1029" type="#_x0000_t75" style="width:467.25pt;height:264.75pt" o:ole="">
              <v:imagedata r:id="rId27" o:title=""/>
            </v:shape>
            <o:OLEObject Type="Embed" ProgID="Visio.Drawing.11" ShapeID="_x0000_i1029" DrawAspect="Content" ObjectID="_1507666927" r:id="rId28"/>
          </w:object>
        </w:r>
      </w:ins>
      <w:del w:id="173" w:author="Matty Kadosh" w:date="2015-09-01T18:59:00Z">
        <w:r w:rsidR="00361A75" w:rsidRPr="00361A75" w:rsidDel="00AB681A">
          <w:rPr>
            <w:rStyle w:val="Bold"/>
          </w:rPr>
          <w:fldChar w:fldCharType="begin"/>
        </w:r>
        <w:r w:rsidR="00361A75" w:rsidRPr="00361A75" w:rsidDel="00AB681A">
          <w:rPr>
            <w:rStyle w:val="Bold"/>
            <w:rPrChange w:id="174" w:author="Matty Kadosh" w:date="2015-08-01T16:15:00Z">
              <w:rPr>
                <w:rStyle w:val="Bold"/>
              </w:rPr>
            </w:rPrChange>
          </w:rPr>
          <w:fldChar w:fldCharType="end"/>
        </w:r>
      </w:del>
    </w:p>
    <w:p w14:paraId="5AE9528D" w14:textId="520019DA" w:rsidR="00361A75" w:rsidRDefault="00361A75" w:rsidP="00361A75">
      <w:pPr>
        <w:pStyle w:val="Heading3"/>
        <w:rPr>
          <w:ins w:id="175" w:author="Matty Kadosh" w:date="2015-08-01T16:15:00Z"/>
        </w:rPr>
      </w:pPr>
      <w:bookmarkStart w:id="176" w:name="_Toc426209710"/>
      <w:ins w:id="177" w:author="Matty Kadosh" w:date="2015-08-01T16:13:00Z">
        <w:r>
          <w:lastRenderedPageBreak/>
          <w:t>Vxlan  decap</w:t>
        </w:r>
        <w:bookmarkEnd w:id="176"/>
        <w:r>
          <w:t xml:space="preserve"> </w:t>
        </w:r>
      </w:ins>
    </w:p>
    <w:p w14:paraId="309FF813" w14:textId="5F408920" w:rsidR="00361A75" w:rsidRPr="00513EBA" w:rsidRDefault="00B35B93" w:rsidP="00B35B93">
      <w:pPr>
        <w:pStyle w:val="Heading3"/>
        <w:numPr>
          <w:ilvl w:val="0"/>
          <w:numId w:val="0"/>
        </w:numPr>
        <w:rPr>
          <w:ins w:id="178" w:author="Matty Kadosh" w:date="2015-08-01T16:13:00Z"/>
        </w:rPr>
      </w:pPr>
      <w:r>
        <w:object w:dxaOrig="12212" w:dyaOrig="6339" w14:anchorId="779D0E75">
          <v:shape id="_x0000_i1038" type="#_x0000_t75" style="width:468pt;height:241.5pt" o:ole="">
            <v:imagedata r:id="rId29" o:title=""/>
          </v:shape>
          <o:OLEObject Type="Embed" ProgID="Visio.Drawing.11" ShapeID="_x0000_i1038" DrawAspect="Content" ObjectID="_1507666928" r:id="rId30"/>
        </w:object>
      </w:r>
      <w:r w:rsidR="00FE11C1">
        <w:fldChar w:fldCharType="begin"/>
      </w:r>
      <w:r w:rsidR="00FE11C1">
        <w:fldChar w:fldCharType="separate"/>
      </w:r>
      <w:ins w:id="179" w:author="Matty Kadosh" w:date="2015-09-01T19:00:00Z">
        <w:r w:rsidR="00FE11C1">
          <w:pict w14:anchorId="06352010">
            <v:shape id="_x0000_i1030" type="#_x0000_t75" style="width:467.25pt;height:240.75pt" o:ole="">
              <v:imagedata r:id="rId31" o:title=""/>
            </v:shape>
          </w:pict>
        </w:r>
      </w:ins>
      <w:r w:rsidR="00FE11C1">
        <w:fldChar w:fldCharType="end"/>
      </w:r>
      <w:del w:id="180" w:author="Matty Kadosh" w:date="2015-09-01T18:59:00Z">
        <w:r w:rsidR="00361A75" w:rsidDel="00AB681A">
          <w:fldChar w:fldCharType="begin"/>
        </w:r>
        <w:r w:rsidR="00361A75" w:rsidDel="00AB681A">
          <w:fldChar w:fldCharType="end"/>
        </w:r>
      </w:del>
    </w:p>
    <w:p w14:paraId="64F1F192" w14:textId="77777777" w:rsidR="00361A75" w:rsidRDefault="00361A75">
      <w:pPr>
        <w:rPr>
          <w:ins w:id="181" w:author="Matty Kadosh" w:date="2015-08-01T16:13:00Z"/>
        </w:rPr>
        <w:pPrChange w:id="182" w:author="Matty Kadosh" w:date="2015-08-01T16:13:00Z">
          <w:pPr>
            <w:pStyle w:val="Heading3"/>
          </w:pPr>
        </w:pPrChange>
      </w:pPr>
    </w:p>
    <w:p w14:paraId="487E564A" w14:textId="30A511D8" w:rsidR="00361A75" w:rsidRDefault="00361A75">
      <w:pPr>
        <w:pStyle w:val="Heading2"/>
        <w:rPr>
          <w:ins w:id="183" w:author="Matty Kadosh" w:date="2015-09-01T19:00:00Z"/>
        </w:rPr>
      </w:pPr>
      <w:bookmarkStart w:id="184" w:name="_Toc426209711"/>
      <w:ins w:id="185" w:author="Matty Kadosh" w:date="2015-08-01T16:13:00Z">
        <w:r>
          <w:t>MPLS tunnel</w:t>
        </w:r>
      </w:ins>
      <w:bookmarkEnd w:id="184"/>
    </w:p>
    <w:p w14:paraId="3F1FA3B7" w14:textId="77777777" w:rsidR="00AB681A" w:rsidRPr="007449B0" w:rsidRDefault="00AB681A">
      <w:pPr>
        <w:rPr>
          <w:ins w:id="186" w:author="Matty Kadosh" w:date="2015-08-01T16:13:00Z"/>
        </w:rPr>
        <w:pPrChange w:id="187" w:author="Matty Kadosh" w:date="2015-09-01T19:00:00Z">
          <w:pPr>
            <w:pStyle w:val="Heading2"/>
          </w:pPr>
        </w:pPrChange>
      </w:pPr>
    </w:p>
    <w:p w14:paraId="3444847D" w14:textId="3580343C" w:rsidR="00361A75" w:rsidRDefault="00361A75" w:rsidP="00361A75">
      <w:pPr>
        <w:pStyle w:val="Heading3"/>
        <w:rPr>
          <w:ins w:id="188" w:author="Matty Kadosh" w:date="2015-08-01T16:15:00Z"/>
        </w:rPr>
      </w:pPr>
      <w:bookmarkStart w:id="189" w:name="_Toc426209712"/>
      <w:ins w:id="190" w:author="Matty Kadosh" w:date="2015-08-01T16:13:00Z">
        <w:r>
          <w:t>MPLS encap</w:t>
        </w:r>
      </w:ins>
      <w:bookmarkEnd w:id="189"/>
      <w:ins w:id="191" w:author="Matty Kadosh" w:date="2015-09-01T19:02:00Z">
        <w:r w:rsidR="00AB681A">
          <w:t xml:space="preserve"> </w:t>
        </w:r>
      </w:ins>
      <w:ins w:id="192" w:author="Matty Kadosh" w:date="2015-08-01T16:13:00Z">
        <w:r>
          <w:t xml:space="preserve">  </w:t>
        </w:r>
      </w:ins>
    </w:p>
    <w:p w14:paraId="47AA464A" w14:textId="5071D75B" w:rsidR="00361A75" w:rsidRPr="00513EBA" w:rsidRDefault="00AB681A">
      <w:pPr>
        <w:rPr>
          <w:ins w:id="193" w:author="Matty Kadosh" w:date="2015-08-01T16:13:00Z"/>
        </w:rPr>
        <w:pPrChange w:id="194" w:author="Matty Kadosh" w:date="2015-08-01T16:15:00Z">
          <w:pPr>
            <w:pStyle w:val="Heading3"/>
          </w:pPr>
        </w:pPrChange>
      </w:pPr>
      <w:ins w:id="195" w:author="Matty Kadosh" w:date="2015-09-01T19:03:00Z">
        <w:r>
          <w:object w:dxaOrig="11919" w:dyaOrig="7526" w14:anchorId="0179F2AF">
            <v:shape id="_x0000_i1031" type="#_x0000_t75" style="width:468pt;height:295.5pt" o:ole="">
              <v:imagedata r:id="rId32" o:title=""/>
            </v:shape>
            <o:OLEObject Type="Embed" ProgID="Visio.Drawing.11" ShapeID="_x0000_i1031" DrawAspect="Content" ObjectID="_1507666929" r:id="rId33"/>
          </w:object>
        </w:r>
      </w:ins>
      <w:del w:id="196" w:author="Matty Kadosh" w:date="2015-09-01T19:02:00Z">
        <w:r w:rsidR="00361A75" w:rsidDel="00AB681A">
          <w:fldChar w:fldCharType="begin"/>
        </w:r>
        <w:r w:rsidR="00361A75" w:rsidDel="00AB681A">
          <w:fldChar w:fldCharType="end"/>
        </w:r>
      </w:del>
    </w:p>
    <w:p w14:paraId="439B7E89" w14:textId="44E66841" w:rsidR="00361A75" w:rsidRDefault="00AB681A" w:rsidP="00361A75">
      <w:pPr>
        <w:pStyle w:val="Heading3"/>
        <w:rPr>
          <w:ins w:id="197" w:author="Matty Kadosh" w:date="2015-08-01T16:16:00Z"/>
        </w:rPr>
      </w:pPr>
      <w:bookmarkStart w:id="198" w:name="_Toc426209713"/>
      <w:ins w:id="199" w:author="Matty Kadosh" w:date="2015-09-01T19:02:00Z">
        <w:r>
          <w:lastRenderedPageBreak/>
          <w:t xml:space="preserve">MPLS </w:t>
        </w:r>
      </w:ins>
      <w:ins w:id="200" w:author="Matty Kadosh" w:date="2015-08-01T16:14:00Z">
        <w:r w:rsidR="00361A75">
          <w:t xml:space="preserve"> </w:t>
        </w:r>
      </w:ins>
      <w:bookmarkEnd w:id="198"/>
      <w:ins w:id="201" w:author="Matty Kadosh" w:date="2015-09-01T19:02:00Z">
        <w:r>
          <w:t xml:space="preserve">decap </w:t>
        </w:r>
      </w:ins>
      <w:ins w:id="202" w:author="Matty Kadosh" w:date="2015-08-01T16:14:00Z">
        <w:r w:rsidR="00361A75">
          <w:t xml:space="preserve"> </w:t>
        </w:r>
      </w:ins>
    </w:p>
    <w:p w14:paraId="6C3AE925" w14:textId="7C4805C3" w:rsidR="00361A75" w:rsidRPr="00513EBA" w:rsidRDefault="00637293">
      <w:pPr>
        <w:rPr>
          <w:ins w:id="203" w:author="Matty Kadosh" w:date="2015-08-01T16:14:00Z"/>
        </w:rPr>
        <w:pPrChange w:id="204" w:author="Matty Kadosh" w:date="2015-08-01T16:16:00Z">
          <w:pPr>
            <w:pStyle w:val="Heading3"/>
          </w:pPr>
        </w:pPrChange>
      </w:pPr>
      <w:ins w:id="205" w:author="Matty Kadosh" w:date="2015-09-01T19:08:00Z">
        <w:r>
          <w:object w:dxaOrig="15631" w:dyaOrig="4480" w14:anchorId="16AF6AE5">
            <v:shape id="_x0000_i1032" type="#_x0000_t75" style="width:467.25pt;height:133.5pt" o:ole="">
              <v:imagedata r:id="rId34" o:title=""/>
            </v:shape>
            <o:OLEObject Type="Embed" ProgID="Visio.Drawing.11" ShapeID="_x0000_i1032" DrawAspect="Content" ObjectID="_1507666930" r:id="rId35"/>
          </w:object>
        </w:r>
      </w:ins>
      <w:del w:id="206" w:author="Matty Kadosh" w:date="2015-09-01T19:02:00Z">
        <w:r w:rsidR="00361A75" w:rsidDel="00AB681A">
          <w:fldChar w:fldCharType="begin"/>
        </w:r>
        <w:r w:rsidR="00361A75" w:rsidDel="00AB681A">
          <w:fldChar w:fldCharType="end"/>
        </w:r>
      </w:del>
    </w:p>
    <w:p w14:paraId="0FF79D4F" w14:textId="45911007" w:rsidR="00361A75" w:rsidRPr="00513EBA" w:rsidRDefault="00361A75">
      <w:pPr>
        <w:rPr>
          <w:ins w:id="207" w:author="Matty Kadosh" w:date="2015-08-01T16:16:00Z"/>
        </w:rPr>
        <w:pPrChange w:id="208" w:author="Matty Kadosh" w:date="2015-08-01T16:19:00Z">
          <w:pPr>
            <w:pStyle w:val="Heading3"/>
          </w:pPr>
        </w:pPrChange>
      </w:pPr>
      <w:del w:id="209" w:author="Matty Kadosh" w:date="2015-09-01T19:02:00Z">
        <w:r w:rsidDel="00AB681A">
          <w:fldChar w:fldCharType="begin"/>
        </w:r>
        <w:r w:rsidDel="00AB681A">
          <w:fldChar w:fldCharType="end"/>
        </w:r>
      </w:del>
    </w:p>
    <w:p w14:paraId="03708DAB" w14:textId="77777777" w:rsidR="00361A75" w:rsidRPr="007449B0" w:rsidRDefault="00361A75">
      <w:pPr>
        <w:rPr>
          <w:ins w:id="210" w:author="Matty Kadosh" w:date="2015-08-01T16:14:00Z"/>
        </w:rPr>
        <w:pPrChange w:id="211" w:author="Matty Kadosh" w:date="2015-08-01T16:16:00Z">
          <w:pPr>
            <w:pStyle w:val="Heading3"/>
          </w:pPr>
        </w:pPrChange>
      </w:pPr>
    </w:p>
    <w:p w14:paraId="467DE8B1" w14:textId="77777777" w:rsidR="00361A75" w:rsidRPr="007038C3" w:rsidRDefault="00361A75">
      <w:pPr>
        <w:rPr>
          <w:ins w:id="212" w:author="Matty Kadosh" w:date="2015-08-01T16:14:00Z"/>
        </w:rPr>
        <w:pPrChange w:id="213" w:author="Matty Kadosh" w:date="2015-08-01T16:14:00Z">
          <w:pPr>
            <w:pStyle w:val="Heading3"/>
          </w:pPr>
        </w:pPrChange>
      </w:pPr>
    </w:p>
    <w:p w14:paraId="4E6AD570" w14:textId="77777777" w:rsidR="00361A75" w:rsidRPr="002957CF" w:rsidRDefault="00361A75">
      <w:pPr>
        <w:rPr>
          <w:ins w:id="214" w:author="Matty Kadosh" w:date="2015-08-01T16:13:00Z"/>
        </w:rPr>
        <w:pPrChange w:id="215" w:author="Matty Kadosh" w:date="2015-08-01T16:14:00Z">
          <w:pPr>
            <w:pStyle w:val="Heading3"/>
          </w:pPr>
        </w:pPrChange>
      </w:pPr>
    </w:p>
    <w:p w14:paraId="30CD66C0" w14:textId="77777777" w:rsidR="00361A75" w:rsidRPr="00D325C3" w:rsidRDefault="00361A75">
      <w:pPr>
        <w:rPr>
          <w:ins w:id="216" w:author="Matty Kadosh" w:date="2015-08-01T16:13:00Z"/>
        </w:rPr>
        <w:pPrChange w:id="217" w:author="Matty Kadosh" w:date="2015-08-01T16:13:00Z">
          <w:pPr>
            <w:pStyle w:val="Heading3"/>
          </w:pPr>
        </w:pPrChange>
      </w:pPr>
    </w:p>
    <w:p w14:paraId="72665575" w14:textId="77777777" w:rsidR="00361A75" w:rsidRPr="00FE11C1" w:rsidRDefault="00361A75">
      <w:pPr>
        <w:rPr>
          <w:ins w:id="218" w:author="Matty Kadosh" w:date="2015-08-01T16:12:00Z"/>
        </w:rPr>
        <w:pPrChange w:id="219" w:author="Matty Kadosh" w:date="2015-08-01T16:13:00Z">
          <w:pPr>
            <w:pStyle w:val="Heading3"/>
          </w:pPr>
        </w:pPrChange>
      </w:pPr>
    </w:p>
    <w:p w14:paraId="253A5811" w14:textId="09BD991E" w:rsidR="00637293" w:rsidRDefault="00637293">
      <w:pPr>
        <w:pStyle w:val="Heading1"/>
        <w:rPr>
          <w:ins w:id="220" w:author="Matty Kadosh" w:date="2015-09-06T13:36:00Z"/>
        </w:rPr>
        <w:pPrChange w:id="221" w:author="Matty Kadosh" w:date="2015-09-06T13:35:00Z">
          <w:pPr/>
        </w:pPrChange>
      </w:pPr>
      <w:bookmarkStart w:id="222" w:name="_Toc416314967"/>
      <w:ins w:id="223" w:author="Matty Kadosh" w:date="2015-09-06T13:35:00Z">
        <w:r>
          <w:t>Specification</w:t>
        </w:r>
      </w:ins>
      <w:bookmarkEnd w:id="222"/>
    </w:p>
    <w:p w14:paraId="6BD1E65D" w14:textId="70F43CAC" w:rsidR="00637293" w:rsidRDefault="00637293">
      <w:pPr>
        <w:rPr>
          <w:ins w:id="224" w:author="Matty Kadosh" w:date="2015-09-06T13:36:00Z"/>
        </w:rPr>
      </w:pPr>
      <w:ins w:id="225" w:author="Matty Kadosh" w:date="2015-09-06T13:36:00Z">
        <w:r>
          <w:t xml:space="preserve">New object </w:t>
        </w:r>
      </w:ins>
      <w:ins w:id="226" w:author="Matty Kadosh" w:date="2015-09-07T12:00:00Z">
        <w:r w:rsidR="008F13F1">
          <w:t>needed:</w:t>
        </w:r>
      </w:ins>
    </w:p>
    <w:p w14:paraId="68435CF7" w14:textId="77777777" w:rsidR="00637293" w:rsidRDefault="00637293">
      <w:pPr>
        <w:rPr>
          <w:ins w:id="227" w:author="Matty Kadosh" w:date="2015-09-06T13:37:00Z"/>
        </w:rPr>
      </w:pPr>
      <w:ins w:id="228" w:author="Matty Kadosh" w:date="2015-09-06T13:36:00Z">
        <w:r>
          <w:t xml:space="preserve">Next hop: </w:t>
        </w:r>
      </w:ins>
    </w:p>
    <w:p w14:paraId="13E952EF" w14:textId="71B5BBFE" w:rsidR="00637293" w:rsidRDefault="008F13F1">
      <w:pPr>
        <w:ind w:left="720"/>
        <w:rPr>
          <w:ins w:id="229" w:author="Matty Kadosh" w:date="2015-09-06T13:37:00Z"/>
        </w:rPr>
        <w:pPrChange w:id="230" w:author="Matty Kadosh" w:date="2015-09-06T13:41:00Z">
          <w:pPr/>
        </w:pPrChange>
      </w:pPr>
      <w:ins w:id="231" w:author="Matty Kadosh" w:date="2015-09-07T12:00:00Z">
        <w:r>
          <w:t>Tunnel</w:t>
        </w:r>
      </w:ins>
      <w:ins w:id="232" w:author="Matty Kadosh" w:date="2015-09-06T13:37:00Z">
        <w:r>
          <w:t xml:space="preserve"> decap</w:t>
        </w:r>
      </w:ins>
      <w:ins w:id="233" w:author="Matty Kadosh" w:date="2015-09-07T12:00:00Z">
        <w:r>
          <w:t xml:space="preserve">, </w:t>
        </w:r>
      </w:ins>
    </w:p>
    <w:p w14:paraId="2138DC8E" w14:textId="63F9E181" w:rsidR="00637293" w:rsidRDefault="008F13F1">
      <w:pPr>
        <w:ind w:left="720"/>
        <w:rPr>
          <w:ins w:id="234" w:author="Matty Kadosh" w:date="2015-09-06T13:37:00Z"/>
        </w:rPr>
        <w:pPrChange w:id="235" w:author="Matty Kadosh" w:date="2015-09-06T13:41:00Z">
          <w:pPr/>
        </w:pPrChange>
      </w:pPr>
      <w:ins w:id="236" w:author="Matty Kadosh" w:date="2015-09-07T12:00:00Z">
        <w:r>
          <w:t>Tunnel</w:t>
        </w:r>
      </w:ins>
      <w:ins w:id="237" w:author="Matty Kadosh" w:date="2015-09-06T13:37:00Z">
        <w:r w:rsidR="00637293">
          <w:t xml:space="preserve"> encap</w:t>
        </w:r>
      </w:ins>
      <w:ins w:id="238" w:author="Matty Kadosh" w:date="2015-09-07T12:00:00Z">
        <w:r>
          <w:t xml:space="preserve">, </w:t>
        </w:r>
      </w:ins>
      <w:ins w:id="239" w:author="Matty Kadosh" w:date="2015-09-06T13:37:00Z">
        <w:r w:rsidR="00637293">
          <w:t xml:space="preserve"> </w:t>
        </w:r>
      </w:ins>
    </w:p>
    <w:p w14:paraId="1D71F78C" w14:textId="044CF0CD" w:rsidR="00637293" w:rsidRDefault="00637293">
      <w:pPr>
        <w:ind w:left="720"/>
        <w:rPr>
          <w:ins w:id="240" w:author="Matty Kadosh" w:date="2015-09-06T13:41:00Z"/>
        </w:rPr>
        <w:pPrChange w:id="241" w:author="Matty Kadosh" w:date="2015-09-06T13:41:00Z">
          <w:pPr/>
        </w:pPrChange>
      </w:pPr>
      <w:ins w:id="242" w:author="Matty Kadosh" w:date="2015-09-06T13:37:00Z">
        <w:r>
          <w:t>MPLS next-hop</w:t>
        </w:r>
      </w:ins>
      <w:ins w:id="243" w:author="Matty Kadosh" w:date="2015-09-06T13:40:00Z">
        <w:r>
          <w:t>(NHLFE)</w:t>
        </w:r>
      </w:ins>
      <w:ins w:id="244" w:author="Matty Kadosh" w:date="2015-09-07T12:00:00Z">
        <w:r w:rsidR="008F13F1">
          <w:t xml:space="preserve"> </w:t>
        </w:r>
      </w:ins>
    </w:p>
    <w:p w14:paraId="0C41BC07" w14:textId="1973C3E8" w:rsidR="00637293" w:rsidRDefault="008F13F1">
      <w:ins w:id="245" w:author="Matty Kadosh" w:date="2015-09-07T12:01:00Z">
        <w:r>
          <w:t xml:space="preserve">Generic </w:t>
        </w:r>
      </w:ins>
      <w:ins w:id="246" w:author="Matty Kadosh" w:date="2015-09-06T13:41:00Z">
        <w:r w:rsidR="00637293">
          <w:t xml:space="preserve">Tunnel object </w:t>
        </w:r>
      </w:ins>
    </w:p>
    <w:p w14:paraId="759637A8" w14:textId="77777777" w:rsidR="00B27D98" w:rsidRDefault="00B27D98" w:rsidP="00B27D98">
      <w:pPr>
        <w:pStyle w:val="code"/>
      </w:pPr>
    </w:p>
    <w:p w14:paraId="5F736F36" w14:textId="77777777" w:rsidR="005B4973" w:rsidRDefault="005B4973" w:rsidP="00B27D98">
      <w:pPr>
        <w:pStyle w:val="code"/>
      </w:pPr>
    </w:p>
    <w:p w14:paraId="6A7E6665" w14:textId="0E2B3398" w:rsidR="005B4973" w:rsidRDefault="005B4973" w:rsidP="00B27D98">
      <w:pPr>
        <w:pStyle w:val="code"/>
      </w:pPr>
      <w:r w:rsidRPr="005B4973">
        <w:t>typedef enum _sai_router_interface_type_t</w:t>
      </w:r>
    </w:p>
    <w:p w14:paraId="2A670E36" w14:textId="5AB25F5F" w:rsidR="005B4973" w:rsidRDefault="005B4973" w:rsidP="00B27D98">
      <w:pPr>
        <w:pStyle w:val="code"/>
      </w:pPr>
      <w: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655"/>
      </w:tblGrid>
      <w:tr w:rsidR="005B4973" w:rsidRPr="005B4973" w14:paraId="72ED6EA3" w14:textId="77777777" w:rsidTr="000C5E58">
        <w:tc>
          <w:tcPr>
            <w:tcW w:w="0" w:type="auto"/>
            <w:shd w:val="clear" w:color="auto" w:fill="FFFFFF"/>
            <w:tcMar>
              <w:top w:w="0" w:type="dxa"/>
              <w:left w:w="150" w:type="dxa"/>
              <w:bottom w:w="0" w:type="dxa"/>
              <w:right w:w="150" w:type="dxa"/>
            </w:tcMar>
            <w:hideMark/>
          </w:tcPr>
          <w:p w14:paraId="50589F8B" w14:textId="77777777" w:rsidR="005B4973" w:rsidRPr="005B4973" w:rsidRDefault="005B4973" w:rsidP="000C5E58">
            <w:pPr>
              <w:pStyle w:val="code"/>
            </w:pPr>
            <w:r w:rsidRPr="005B4973">
              <w:t xml:space="preserve">    /** Port or Lag Router Interface Type */</w:t>
            </w:r>
          </w:p>
        </w:tc>
      </w:tr>
      <w:tr w:rsidR="005B4973" w:rsidRPr="005B4973" w14:paraId="1A32237C" w14:textId="77777777" w:rsidTr="000C5E58">
        <w:tc>
          <w:tcPr>
            <w:tcW w:w="0" w:type="auto"/>
            <w:shd w:val="clear" w:color="auto" w:fill="FFFFFF"/>
            <w:tcMar>
              <w:top w:w="0" w:type="dxa"/>
              <w:left w:w="150" w:type="dxa"/>
              <w:bottom w:w="0" w:type="dxa"/>
              <w:right w:w="150" w:type="dxa"/>
            </w:tcMar>
            <w:hideMark/>
          </w:tcPr>
          <w:p w14:paraId="19BA4693" w14:textId="77777777" w:rsidR="005B4973" w:rsidRPr="005B4973" w:rsidRDefault="005B4973" w:rsidP="000C5E58">
            <w:pPr>
              <w:pStyle w:val="code"/>
            </w:pPr>
            <w:r w:rsidRPr="005B4973">
              <w:t xml:space="preserve">    SAI_ROUTER_INTERFACE_TYPE_PORT,</w:t>
            </w:r>
          </w:p>
        </w:tc>
      </w:tr>
      <w:tr w:rsidR="005B4973" w:rsidRPr="005B4973" w14:paraId="59144165" w14:textId="77777777" w:rsidTr="000C5E58">
        <w:tc>
          <w:tcPr>
            <w:tcW w:w="0" w:type="auto"/>
            <w:shd w:val="clear" w:color="auto" w:fill="FFFFFF"/>
            <w:tcMar>
              <w:top w:w="0" w:type="dxa"/>
              <w:left w:w="150" w:type="dxa"/>
              <w:bottom w:w="0" w:type="dxa"/>
              <w:right w:w="150" w:type="dxa"/>
            </w:tcMar>
            <w:hideMark/>
          </w:tcPr>
          <w:p w14:paraId="10881ABA" w14:textId="77777777" w:rsidR="005B4973" w:rsidRPr="005B4973" w:rsidRDefault="005B4973" w:rsidP="000C5E58">
            <w:pPr>
              <w:pStyle w:val="code"/>
            </w:pPr>
          </w:p>
          <w:p w14:paraId="5075FA68" w14:textId="77777777" w:rsidR="005B4973" w:rsidRPr="005B4973" w:rsidRDefault="005B4973" w:rsidP="000C5E58">
            <w:pPr>
              <w:pStyle w:val="code"/>
            </w:pPr>
          </w:p>
        </w:tc>
      </w:tr>
      <w:tr w:rsidR="005B4973" w:rsidRPr="005B4973" w14:paraId="00FC380C" w14:textId="77777777" w:rsidTr="000C5E58">
        <w:tc>
          <w:tcPr>
            <w:tcW w:w="0" w:type="auto"/>
            <w:shd w:val="clear" w:color="auto" w:fill="FFFFFF"/>
            <w:tcMar>
              <w:top w:w="0" w:type="dxa"/>
              <w:left w:w="150" w:type="dxa"/>
              <w:bottom w:w="0" w:type="dxa"/>
              <w:right w:w="150" w:type="dxa"/>
            </w:tcMar>
            <w:hideMark/>
          </w:tcPr>
          <w:p w14:paraId="791DA2D2" w14:textId="77777777" w:rsidR="005B4973" w:rsidRPr="005B4973" w:rsidRDefault="005B4973" w:rsidP="000C5E58">
            <w:pPr>
              <w:pStyle w:val="code"/>
            </w:pPr>
            <w:r w:rsidRPr="005B4973">
              <w:t xml:space="preserve">    /** VLAN Router Interface Type */</w:t>
            </w:r>
          </w:p>
        </w:tc>
      </w:tr>
      <w:tr w:rsidR="005B4973" w:rsidRPr="005B4973" w14:paraId="57C81424" w14:textId="77777777" w:rsidTr="000C5E58">
        <w:tc>
          <w:tcPr>
            <w:tcW w:w="0" w:type="auto"/>
            <w:shd w:val="clear" w:color="auto" w:fill="FFFFFF"/>
            <w:tcMar>
              <w:top w:w="0" w:type="dxa"/>
              <w:left w:w="150" w:type="dxa"/>
              <w:bottom w:w="0" w:type="dxa"/>
              <w:right w:w="150" w:type="dxa"/>
            </w:tcMar>
            <w:hideMark/>
          </w:tcPr>
          <w:p w14:paraId="2798FC8F" w14:textId="77777777" w:rsidR="005B4973" w:rsidRDefault="005B4973" w:rsidP="000C5E58">
            <w:pPr>
              <w:pStyle w:val="code"/>
            </w:pPr>
            <w:r w:rsidRPr="005B4973">
              <w:t xml:space="preserve">    SAI_ROUTER_INTERFACE_TYPE_VLAN</w:t>
            </w:r>
          </w:p>
          <w:p w14:paraId="66FECB3F" w14:textId="77777777" w:rsidR="005B4973" w:rsidRPr="005B4973" w:rsidRDefault="005B4973" w:rsidP="000C5E58">
            <w:pPr>
              <w:pStyle w:val="code"/>
            </w:pPr>
          </w:p>
        </w:tc>
      </w:tr>
      <w:tr w:rsidR="005B4973" w:rsidRPr="005B4973" w14:paraId="438191B0" w14:textId="77777777" w:rsidTr="000C5E58">
        <w:tc>
          <w:tcPr>
            <w:tcW w:w="0" w:type="auto"/>
            <w:shd w:val="clear" w:color="auto" w:fill="FFFFFF"/>
            <w:tcMar>
              <w:top w:w="0" w:type="dxa"/>
              <w:left w:w="150" w:type="dxa"/>
              <w:bottom w:w="0" w:type="dxa"/>
              <w:right w:w="150" w:type="dxa"/>
            </w:tcMar>
            <w:hideMark/>
          </w:tcPr>
          <w:p w14:paraId="36CBCCEE" w14:textId="3BD04B6A" w:rsidR="005B4973" w:rsidRPr="005B4973" w:rsidRDefault="005B4973" w:rsidP="005B4973">
            <w:pPr>
              <w:pStyle w:val="code"/>
            </w:pPr>
            <w:r w:rsidRPr="005B4973">
              <w:t xml:space="preserve">    /** VLAN Router Interface Type */</w:t>
            </w:r>
          </w:p>
        </w:tc>
      </w:tr>
      <w:tr w:rsidR="005B4973" w:rsidRPr="005B4973" w14:paraId="24C499A7" w14:textId="77777777" w:rsidTr="000C5E58">
        <w:tc>
          <w:tcPr>
            <w:tcW w:w="0" w:type="auto"/>
            <w:shd w:val="clear" w:color="auto" w:fill="FFFFFF"/>
            <w:tcMar>
              <w:top w:w="0" w:type="dxa"/>
              <w:left w:w="150" w:type="dxa"/>
              <w:bottom w:w="0" w:type="dxa"/>
              <w:right w:w="150" w:type="dxa"/>
            </w:tcMar>
            <w:hideMark/>
          </w:tcPr>
          <w:p w14:paraId="5CBEF4DD" w14:textId="437F12B5" w:rsidR="005B4973" w:rsidRPr="005B4973" w:rsidRDefault="005B4973" w:rsidP="005B4973">
            <w:pPr>
              <w:pStyle w:val="code"/>
            </w:pPr>
            <w:r w:rsidRPr="005B4973">
              <w:t xml:space="preserve">  </w:t>
            </w:r>
            <w:r>
              <w:t xml:space="preserve">  SAI_ROUTER_INTERFACE_TYPE_LOOPBACK</w:t>
            </w:r>
          </w:p>
        </w:tc>
      </w:tr>
    </w:tbl>
    <w:p w14:paraId="6E305C7A" w14:textId="77777777" w:rsidR="005B4973" w:rsidRDefault="005B4973" w:rsidP="00B27D98">
      <w:pPr>
        <w:pStyle w:val="code"/>
      </w:pPr>
    </w:p>
    <w:p w14:paraId="4E98E5BD" w14:textId="6A2E8D0D" w:rsidR="005B4973" w:rsidRPr="00637293" w:rsidRDefault="005B4973" w:rsidP="00B27D98">
      <w:pPr>
        <w:pStyle w:val="code"/>
        <w:rPr>
          <w:ins w:id="247" w:author="Matty Kadosh" w:date="2015-09-06T13:35:00Z"/>
        </w:rPr>
      </w:pPr>
      <w:r>
        <w:t>}</w:t>
      </w:r>
      <w:r w:rsidRPr="005B4973">
        <w:t xml:space="preserve"> </w:t>
      </w:r>
      <w:r w:rsidRPr="005B4973">
        <w:t>sai_router_interface_type_t</w:t>
      </w:r>
    </w:p>
    <w:p w14:paraId="2E2ED586" w14:textId="2FF574D7" w:rsidR="00637293" w:rsidRDefault="00637293" w:rsidP="00637293">
      <w:pPr>
        <w:pStyle w:val="Heading2"/>
        <w:rPr>
          <w:ins w:id="248" w:author="Matty Kadosh" w:date="2015-09-07T12:03:00Z"/>
        </w:rPr>
      </w:pPr>
      <w:ins w:id="249" w:author="Matty Kadosh" w:date="2015-09-06T13:41:00Z">
        <w:r>
          <w:t xml:space="preserve">Next hop </w:t>
        </w:r>
      </w:ins>
    </w:p>
    <w:p w14:paraId="0DEF230D" w14:textId="77777777" w:rsidR="00D67F69" w:rsidRDefault="00D67F69">
      <w:pPr>
        <w:pStyle w:val="code"/>
        <w:rPr>
          <w:ins w:id="250" w:author="Matty Kadosh" w:date="2015-09-07T18:52:00Z"/>
        </w:rPr>
        <w:pPrChange w:id="251" w:author="Matty Kadosh" w:date="2015-09-07T19:08:00Z">
          <w:pPr/>
        </w:pPrChange>
      </w:pPr>
      <w:ins w:id="252" w:author="Matty Kadosh" w:date="2015-09-07T18:52:00Z">
        <w:r>
          <w:t>/**</w:t>
        </w:r>
      </w:ins>
    </w:p>
    <w:p w14:paraId="2A206F55" w14:textId="77777777" w:rsidR="00D67F69" w:rsidRDefault="00D67F69">
      <w:pPr>
        <w:pStyle w:val="code"/>
        <w:rPr>
          <w:ins w:id="253" w:author="Matty Kadosh" w:date="2015-09-07T18:52:00Z"/>
        </w:rPr>
        <w:pPrChange w:id="254" w:author="Matty Kadosh" w:date="2015-09-07T19:08:00Z">
          <w:pPr/>
        </w:pPrChange>
      </w:pPr>
      <w:ins w:id="255" w:author="Matty Kadosh" w:date="2015-09-07T18:52:00Z">
        <w:r>
          <w:lastRenderedPageBreak/>
          <w:t xml:space="preserve"> *  @brief Next hop type</w:t>
        </w:r>
      </w:ins>
    </w:p>
    <w:p w14:paraId="395BDFE7" w14:textId="77777777" w:rsidR="00D67F69" w:rsidRDefault="00D67F69">
      <w:pPr>
        <w:pStyle w:val="code"/>
        <w:rPr>
          <w:ins w:id="256" w:author="Matty Kadosh" w:date="2015-09-07T18:52:00Z"/>
        </w:rPr>
        <w:pPrChange w:id="257" w:author="Matty Kadosh" w:date="2015-09-07T19:08:00Z">
          <w:pPr/>
        </w:pPrChange>
      </w:pPr>
      <w:ins w:id="258" w:author="Matty Kadosh" w:date="2015-09-07T18:52:00Z">
        <w:r>
          <w:t xml:space="preserve"> */</w:t>
        </w:r>
      </w:ins>
    </w:p>
    <w:p w14:paraId="14A97A76" w14:textId="77777777" w:rsidR="00D67F69" w:rsidRDefault="00D67F69">
      <w:pPr>
        <w:pStyle w:val="code"/>
        <w:rPr>
          <w:ins w:id="259" w:author="Matty Kadosh" w:date="2015-09-07T18:52:00Z"/>
        </w:rPr>
        <w:pPrChange w:id="260" w:author="Matty Kadosh" w:date="2015-09-07T19:08:00Z">
          <w:pPr/>
        </w:pPrChange>
      </w:pPr>
      <w:ins w:id="261" w:author="Matty Kadosh" w:date="2015-09-07T18:52:00Z">
        <w:r>
          <w:t>typedef enum _sai_next_hop_type_t</w:t>
        </w:r>
      </w:ins>
    </w:p>
    <w:p w14:paraId="44CBB6AA" w14:textId="77777777" w:rsidR="00D67F69" w:rsidRDefault="00D67F69">
      <w:pPr>
        <w:pStyle w:val="code"/>
        <w:rPr>
          <w:ins w:id="262" w:author="Matty Kadosh" w:date="2015-09-07T18:52:00Z"/>
        </w:rPr>
        <w:pPrChange w:id="263" w:author="Matty Kadosh" w:date="2015-09-07T19:08:00Z">
          <w:pPr/>
        </w:pPrChange>
      </w:pPr>
      <w:ins w:id="264" w:author="Matty Kadosh" w:date="2015-09-07T18:52:00Z">
        <w:r>
          <w:t>{</w:t>
        </w:r>
      </w:ins>
    </w:p>
    <w:p w14:paraId="5694A4B9" w14:textId="1772D3A3" w:rsidR="00D67F69" w:rsidRDefault="00D67F69">
      <w:pPr>
        <w:pStyle w:val="code"/>
        <w:rPr>
          <w:ins w:id="265" w:author="Matty Kadosh" w:date="2015-09-07T19:10:00Z"/>
        </w:rPr>
        <w:pPrChange w:id="266" w:author="Matty Kadosh" w:date="2015-09-07T19:09:00Z">
          <w:pPr/>
        </w:pPrChange>
      </w:pPr>
      <w:ins w:id="267" w:author="Matty Kadosh" w:date="2015-09-07T18:52:00Z">
        <w:r>
          <w:t xml:space="preserve">    SAI_NEXT_HOP_IP,</w:t>
        </w:r>
      </w:ins>
    </w:p>
    <w:p w14:paraId="4A2B6A3C" w14:textId="651FF9DC" w:rsidR="00B24C83" w:rsidRDefault="00B24C83">
      <w:pPr>
        <w:pStyle w:val="code"/>
        <w:rPr>
          <w:ins w:id="268" w:author="Matty Kadosh" w:date="2015-09-07T19:10:00Z"/>
        </w:rPr>
        <w:pPrChange w:id="269" w:author="Matty Kadosh" w:date="2015-09-07T19:09:00Z">
          <w:pPr/>
        </w:pPrChange>
      </w:pPr>
      <w:ins w:id="270" w:author="Matty Kadosh" w:date="2015-09-07T19:10:00Z">
        <w:r>
          <w:t>/*MPLS</w:t>
        </w:r>
      </w:ins>
      <w:ins w:id="271" w:author="Matty Kadosh" w:date="2015-09-07T19:11:00Z">
        <w:r>
          <w:t>(NHLFE)</w:t>
        </w:r>
      </w:ins>
      <w:ins w:id="272" w:author="Matty Kadosh" w:date="2015-09-07T19:10:00Z">
        <w:r>
          <w:t xml:space="preserve"> next hop */</w:t>
        </w:r>
      </w:ins>
    </w:p>
    <w:p w14:paraId="7A844C82" w14:textId="16C169AE" w:rsidR="00B24C83" w:rsidRPr="00B24C83" w:rsidRDefault="00B24C83">
      <w:pPr>
        <w:pStyle w:val="code"/>
        <w:rPr>
          <w:ins w:id="273" w:author="Matty Kadosh" w:date="2015-09-07T19:10:00Z"/>
          <w:color w:val="FF0000"/>
          <w:rPrChange w:id="274" w:author="Matty Kadosh" w:date="2015-09-07T19:14:00Z">
            <w:rPr>
              <w:ins w:id="275" w:author="Matty Kadosh" w:date="2015-09-07T19:10:00Z"/>
            </w:rPr>
          </w:rPrChange>
        </w:rPr>
        <w:pPrChange w:id="276" w:author="Matty Kadosh" w:date="2015-09-07T19:11:00Z">
          <w:pPr/>
        </w:pPrChange>
      </w:pPr>
      <w:ins w:id="277" w:author="Matty Kadosh" w:date="2015-09-07T19:10:00Z">
        <w:r w:rsidRPr="00B24C83">
          <w:rPr>
            <w:color w:val="FF0000"/>
            <w:rPrChange w:id="278" w:author="Matty Kadosh" w:date="2015-09-07T19:14:00Z">
              <w:rPr/>
            </w:rPrChange>
          </w:rPr>
          <w:t xml:space="preserve">    SAI_NEXT_HOP_</w:t>
        </w:r>
      </w:ins>
      <w:ins w:id="279" w:author="Matty Kadosh" w:date="2015-09-07T19:11:00Z">
        <w:r w:rsidRPr="00B24C83">
          <w:rPr>
            <w:color w:val="FF0000"/>
            <w:rPrChange w:id="280" w:author="Matty Kadosh" w:date="2015-09-07T19:14:00Z">
              <w:rPr/>
            </w:rPrChange>
          </w:rPr>
          <w:t>MPLS</w:t>
        </w:r>
      </w:ins>
      <w:ins w:id="281" w:author="Matty Kadosh" w:date="2015-09-07T19:10:00Z">
        <w:r w:rsidRPr="00B24C83">
          <w:rPr>
            <w:color w:val="FF0000"/>
            <w:rPrChange w:id="282" w:author="Matty Kadosh" w:date="2015-09-07T19:14:00Z">
              <w:rPr/>
            </w:rPrChange>
          </w:rPr>
          <w:t>,</w:t>
        </w:r>
      </w:ins>
    </w:p>
    <w:p w14:paraId="1AC963B6" w14:textId="3B02EE7F" w:rsidR="00B24C83" w:rsidRDefault="00B24C83">
      <w:pPr>
        <w:pStyle w:val="code"/>
        <w:rPr>
          <w:ins w:id="283" w:author="Matty Kadosh" w:date="2015-09-07T19:08:00Z"/>
        </w:rPr>
        <w:pPrChange w:id="284" w:author="Matty Kadosh" w:date="2015-09-07T19:09:00Z">
          <w:pPr/>
        </w:pPrChange>
      </w:pPr>
      <w:ins w:id="285" w:author="Matty Kadosh" w:date="2015-09-07T19:10:00Z">
        <w:r>
          <w:t xml:space="preserve"> /*tunnel next hop */ </w:t>
        </w:r>
      </w:ins>
    </w:p>
    <w:p w14:paraId="57496E63" w14:textId="65F5E6DF" w:rsidR="00B24C83" w:rsidRDefault="00B24C83">
      <w:pPr>
        <w:pStyle w:val="code"/>
        <w:rPr>
          <w:ins w:id="286" w:author="Matty Kadosh" w:date="2015-09-07T19:08:00Z"/>
        </w:rPr>
        <w:pPrChange w:id="287" w:author="Matty Kadosh" w:date="2015-09-07T19:08:00Z">
          <w:pPr/>
        </w:pPrChange>
      </w:pPr>
      <w:ins w:id="288" w:author="Matty Kadosh" w:date="2015-09-07T19:08:00Z">
        <w:r>
          <w:t xml:space="preserve">    SAI_NEXT_HOP_</w:t>
        </w:r>
      </w:ins>
      <w:ins w:id="289" w:author="Matty Kadosh" w:date="2015-09-07T19:09:00Z">
        <w:r>
          <w:t>TUNNEL_DECAP</w:t>
        </w:r>
      </w:ins>
      <w:ins w:id="290" w:author="Matty Kadosh" w:date="2015-09-07T19:08:00Z">
        <w:r>
          <w:t>,</w:t>
        </w:r>
      </w:ins>
    </w:p>
    <w:p w14:paraId="1F80295F" w14:textId="61321AD9" w:rsidR="00D67F69" w:rsidRDefault="00B24C83">
      <w:pPr>
        <w:pStyle w:val="code"/>
        <w:rPr>
          <w:ins w:id="291" w:author="Matty Kadosh" w:date="2015-09-07T18:52:00Z"/>
        </w:rPr>
        <w:pPrChange w:id="292" w:author="Matty Kadosh" w:date="2015-09-07T19:11:00Z">
          <w:pPr/>
        </w:pPrChange>
      </w:pPr>
      <w:ins w:id="293" w:author="Matty Kadosh" w:date="2015-09-07T19:09:00Z">
        <w:r>
          <w:t xml:space="preserve">    </w:t>
        </w:r>
      </w:ins>
      <w:ins w:id="294" w:author="Matty Kadosh" w:date="2015-09-07T19:08:00Z">
        <w:r>
          <w:t>SAI_NEXT_HOP_</w:t>
        </w:r>
      </w:ins>
      <w:ins w:id="295" w:author="Matty Kadosh" w:date="2015-09-07T19:09:00Z">
        <w:r>
          <w:t>TUNNEL_ENCAP</w:t>
        </w:r>
      </w:ins>
      <w:ins w:id="296" w:author="Matty Kadosh" w:date="2015-09-07T19:08:00Z">
        <w:r>
          <w:t>,</w:t>
        </w:r>
      </w:ins>
    </w:p>
    <w:p w14:paraId="12BFE506" w14:textId="77777777" w:rsidR="00D67F69" w:rsidRDefault="00D67F69">
      <w:pPr>
        <w:pStyle w:val="code"/>
        <w:rPr>
          <w:ins w:id="297" w:author="Matty Kadosh" w:date="2015-09-07T18:52:00Z"/>
        </w:rPr>
        <w:pPrChange w:id="298" w:author="Matty Kadosh" w:date="2015-09-07T19:08:00Z">
          <w:pPr/>
        </w:pPrChange>
      </w:pPr>
      <w:ins w:id="299" w:author="Matty Kadosh" w:date="2015-09-07T18:52:00Z">
        <w:r>
          <w:t>} sai_next_hop_type_t;</w:t>
        </w:r>
      </w:ins>
    </w:p>
    <w:p w14:paraId="66C1E3E7" w14:textId="77777777" w:rsidR="00D67F69" w:rsidRDefault="00D67F69">
      <w:pPr>
        <w:pStyle w:val="code"/>
        <w:rPr>
          <w:ins w:id="300" w:author="Matty Kadosh" w:date="2015-09-07T19:11:00Z"/>
        </w:rPr>
        <w:pPrChange w:id="301" w:author="Matty Kadosh" w:date="2015-09-07T19:08:00Z">
          <w:pPr/>
        </w:pPrChange>
      </w:pPr>
    </w:p>
    <w:p w14:paraId="33E1670E" w14:textId="77777777" w:rsidR="00B24C83" w:rsidRDefault="00B24C83">
      <w:pPr>
        <w:pStyle w:val="code"/>
        <w:rPr>
          <w:ins w:id="302" w:author="Matty Kadosh" w:date="2015-09-07T19:11:00Z"/>
        </w:rPr>
        <w:pPrChange w:id="303" w:author="Matty Kadosh" w:date="2015-09-07T19:08:00Z">
          <w:pPr/>
        </w:pPrChange>
      </w:pPr>
    </w:p>
    <w:p w14:paraId="693B5AA0" w14:textId="77777777" w:rsidR="00B24C83" w:rsidRDefault="00B24C83">
      <w:pPr>
        <w:pStyle w:val="code"/>
        <w:rPr>
          <w:ins w:id="304" w:author="Matty Kadosh" w:date="2015-09-07T19:11:00Z"/>
        </w:rPr>
        <w:pPrChange w:id="305" w:author="Matty Kadosh" w:date="2015-09-07T19:08:00Z">
          <w:pPr/>
        </w:pPrChange>
      </w:pPr>
    </w:p>
    <w:p w14:paraId="2510A476" w14:textId="77777777" w:rsidR="00B24C83" w:rsidRDefault="00B24C83">
      <w:pPr>
        <w:pStyle w:val="code"/>
        <w:rPr>
          <w:ins w:id="306" w:author="Matty Kadosh" w:date="2015-09-07T18:52:00Z"/>
        </w:rPr>
        <w:pPrChange w:id="307" w:author="Matty Kadosh" w:date="2015-09-07T19:08:00Z">
          <w:pPr/>
        </w:pPrChange>
      </w:pPr>
    </w:p>
    <w:p w14:paraId="1FCFDD35" w14:textId="77777777" w:rsidR="00D67F69" w:rsidRDefault="00D67F69">
      <w:pPr>
        <w:pStyle w:val="code"/>
        <w:rPr>
          <w:ins w:id="308" w:author="Matty Kadosh" w:date="2015-09-07T18:52:00Z"/>
        </w:rPr>
        <w:pPrChange w:id="309" w:author="Matty Kadosh" w:date="2015-09-07T19:08:00Z">
          <w:pPr/>
        </w:pPrChange>
      </w:pPr>
      <w:ins w:id="310" w:author="Matty Kadosh" w:date="2015-09-07T18:52:00Z">
        <w:r>
          <w:t>typedef enum _sai_next_hop_attr_t</w:t>
        </w:r>
      </w:ins>
    </w:p>
    <w:p w14:paraId="04660603" w14:textId="77777777" w:rsidR="00D67F69" w:rsidRDefault="00D67F69">
      <w:pPr>
        <w:pStyle w:val="code"/>
        <w:rPr>
          <w:ins w:id="311" w:author="Matty Kadosh" w:date="2015-09-07T18:52:00Z"/>
        </w:rPr>
        <w:pPrChange w:id="312" w:author="Matty Kadosh" w:date="2015-09-07T19:08:00Z">
          <w:pPr/>
        </w:pPrChange>
      </w:pPr>
      <w:ins w:id="313" w:author="Matty Kadosh" w:date="2015-09-07T18:52:00Z">
        <w:r>
          <w:t>{</w:t>
        </w:r>
      </w:ins>
    </w:p>
    <w:p w14:paraId="590146B4" w14:textId="77777777" w:rsidR="00D67F69" w:rsidRDefault="00D67F69">
      <w:pPr>
        <w:pStyle w:val="code"/>
        <w:rPr>
          <w:ins w:id="314" w:author="Matty Kadosh" w:date="2015-09-07T18:52:00Z"/>
        </w:rPr>
        <w:pPrChange w:id="315" w:author="Matty Kadosh" w:date="2015-09-07T19:08:00Z">
          <w:pPr/>
        </w:pPrChange>
      </w:pPr>
      <w:ins w:id="316" w:author="Matty Kadosh" w:date="2015-09-07T18:52:00Z">
        <w:r>
          <w:t xml:space="preserve">    /** READ-ONLY */</w:t>
        </w:r>
      </w:ins>
    </w:p>
    <w:p w14:paraId="21024846" w14:textId="77777777" w:rsidR="00D67F69" w:rsidRDefault="00D67F69">
      <w:pPr>
        <w:pStyle w:val="code"/>
        <w:rPr>
          <w:ins w:id="317" w:author="Matty Kadosh" w:date="2015-09-07T18:52:00Z"/>
        </w:rPr>
        <w:pPrChange w:id="318" w:author="Matty Kadosh" w:date="2015-09-07T19:08:00Z">
          <w:pPr/>
        </w:pPrChange>
      </w:pPr>
    </w:p>
    <w:p w14:paraId="6F9B79F2" w14:textId="77777777" w:rsidR="00D67F69" w:rsidRDefault="00D67F69">
      <w:pPr>
        <w:pStyle w:val="code"/>
        <w:rPr>
          <w:ins w:id="319" w:author="Matty Kadosh" w:date="2015-09-07T18:52:00Z"/>
        </w:rPr>
        <w:pPrChange w:id="320" w:author="Matty Kadosh" w:date="2015-09-07T19:08:00Z">
          <w:pPr/>
        </w:pPrChange>
      </w:pPr>
      <w:ins w:id="321" w:author="Matty Kadosh" w:date="2015-09-07T18:52:00Z">
        <w:r>
          <w:t xml:space="preserve">    /** READ-WRITE */</w:t>
        </w:r>
      </w:ins>
    </w:p>
    <w:p w14:paraId="3AA234EC" w14:textId="77777777" w:rsidR="00D67F69" w:rsidRDefault="00D67F69">
      <w:pPr>
        <w:pStyle w:val="code"/>
        <w:rPr>
          <w:ins w:id="322" w:author="Matty Kadosh" w:date="2015-09-07T18:52:00Z"/>
        </w:rPr>
        <w:pPrChange w:id="323" w:author="Matty Kadosh" w:date="2015-09-07T19:08:00Z">
          <w:pPr/>
        </w:pPrChange>
      </w:pPr>
    </w:p>
    <w:p w14:paraId="7BD50CE2" w14:textId="77777777" w:rsidR="00D67F69" w:rsidRDefault="00D67F69">
      <w:pPr>
        <w:pStyle w:val="code"/>
        <w:rPr>
          <w:ins w:id="324" w:author="Matty Kadosh" w:date="2015-09-07T18:52:00Z"/>
        </w:rPr>
        <w:pPrChange w:id="325" w:author="Matty Kadosh" w:date="2015-09-07T19:08:00Z">
          <w:pPr/>
        </w:pPrChange>
      </w:pPr>
      <w:ins w:id="326" w:author="Matty Kadosh" w:date="2015-09-07T18:52:00Z">
        <w:r>
          <w:t xml:space="preserve">    /** Next hop entry type [sai_next_hop_type_t] (MANDATORY_ON_CREATE|CREATE_ONLY) */</w:t>
        </w:r>
      </w:ins>
    </w:p>
    <w:p w14:paraId="375C416C" w14:textId="77777777" w:rsidR="00D67F69" w:rsidRDefault="00D67F69">
      <w:pPr>
        <w:pStyle w:val="code"/>
        <w:rPr>
          <w:ins w:id="327" w:author="Matty Kadosh" w:date="2015-09-07T18:52:00Z"/>
        </w:rPr>
        <w:pPrChange w:id="328" w:author="Matty Kadosh" w:date="2015-09-07T19:08:00Z">
          <w:pPr/>
        </w:pPrChange>
      </w:pPr>
      <w:ins w:id="329" w:author="Matty Kadosh" w:date="2015-09-07T18:52:00Z">
        <w:r>
          <w:t xml:space="preserve">    SAI_NEXT_HOP_ATTR_TYPE,</w:t>
        </w:r>
      </w:ins>
    </w:p>
    <w:p w14:paraId="6946A7DF" w14:textId="77777777" w:rsidR="00D67F69" w:rsidRDefault="00D67F69">
      <w:pPr>
        <w:pStyle w:val="code"/>
        <w:rPr>
          <w:ins w:id="330" w:author="Matty Kadosh" w:date="2015-09-07T18:52:00Z"/>
        </w:rPr>
        <w:pPrChange w:id="331" w:author="Matty Kadosh" w:date="2015-09-07T19:08:00Z">
          <w:pPr/>
        </w:pPrChange>
      </w:pPr>
    </w:p>
    <w:p w14:paraId="56A2F578" w14:textId="77777777" w:rsidR="00D67F69" w:rsidRDefault="00D67F69">
      <w:pPr>
        <w:pStyle w:val="code"/>
        <w:rPr>
          <w:ins w:id="332" w:author="Matty Kadosh" w:date="2015-09-07T18:52:00Z"/>
        </w:rPr>
        <w:pPrChange w:id="333" w:author="Matty Kadosh" w:date="2015-09-07T19:08:00Z">
          <w:pPr/>
        </w:pPrChange>
      </w:pPr>
      <w:ins w:id="334" w:author="Matty Kadosh" w:date="2015-09-07T18:52:00Z">
        <w:r>
          <w:t xml:space="preserve">    /** Next hop entry ipv4 address [sai_ip_address_t]</w:t>
        </w:r>
      </w:ins>
    </w:p>
    <w:p w14:paraId="44AFE62B" w14:textId="77777777" w:rsidR="00D67F69" w:rsidRDefault="00D67F69">
      <w:pPr>
        <w:pStyle w:val="code"/>
        <w:rPr>
          <w:ins w:id="335" w:author="Matty Kadosh" w:date="2015-09-07T18:52:00Z"/>
        </w:rPr>
        <w:pPrChange w:id="336" w:author="Matty Kadosh" w:date="2015-09-07T19:08:00Z">
          <w:pPr/>
        </w:pPrChange>
      </w:pPr>
      <w:ins w:id="337" w:author="Matty Kadosh" w:date="2015-09-07T18:52:00Z">
        <w:r>
          <w:t xml:space="preserve">     * (MANDATORY_ON_CREATE when SAI_NEXT_HOP_ATTR_TYPE = SAI_NEXT_HOP_IP)</w:t>
        </w:r>
      </w:ins>
    </w:p>
    <w:p w14:paraId="2B1DD6D7" w14:textId="77777777" w:rsidR="00D67F69" w:rsidRDefault="00D67F69">
      <w:pPr>
        <w:pStyle w:val="code"/>
        <w:rPr>
          <w:ins w:id="338" w:author="Matty Kadosh" w:date="2015-09-07T18:52:00Z"/>
        </w:rPr>
        <w:pPrChange w:id="339" w:author="Matty Kadosh" w:date="2015-09-07T19:08:00Z">
          <w:pPr/>
        </w:pPrChange>
      </w:pPr>
      <w:ins w:id="340" w:author="Matty Kadosh" w:date="2015-09-07T18:52:00Z">
        <w:r>
          <w:t xml:space="preserve">     * (CREATE_ONLY) */</w:t>
        </w:r>
      </w:ins>
    </w:p>
    <w:p w14:paraId="32C7BA11" w14:textId="77777777" w:rsidR="00D67F69" w:rsidRDefault="00D67F69">
      <w:pPr>
        <w:pStyle w:val="code"/>
        <w:rPr>
          <w:ins w:id="341" w:author="Matty Kadosh" w:date="2015-09-07T19:12:00Z"/>
        </w:rPr>
        <w:pPrChange w:id="342" w:author="Matty Kadosh" w:date="2015-09-07T19:08:00Z">
          <w:pPr/>
        </w:pPrChange>
      </w:pPr>
      <w:ins w:id="343" w:author="Matty Kadosh" w:date="2015-09-07T18:52:00Z">
        <w:r>
          <w:t xml:space="preserve">    SAI_NEXT_HOP_ATTR_IP,</w:t>
        </w:r>
      </w:ins>
    </w:p>
    <w:p w14:paraId="5856EDEC" w14:textId="77777777" w:rsidR="00B24C83" w:rsidRDefault="00B24C83" w:rsidP="00B24C83">
      <w:pPr>
        <w:pStyle w:val="code"/>
        <w:rPr>
          <w:ins w:id="344" w:author="Matty Kadosh" w:date="2015-09-07T19:18:00Z"/>
        </w:rPr>
      </w:pPr>
      <w:ins w:id="345" w:author="Matty Kadosh" w:date="2015-09-07T19:18:00Z">
        <w:r>
          <w:t xml:space="preserve">    /** Next hop entry router interface id [sai_object_id_t] (MANDATORY_ON_CREATE|CREATE_ONLY) */</w:t>
        </w:r>
      </w:ins>
    </w:p>
    <w:p w14:paraId="19F25B97" w14:textId="77777777" w:rsidR="00B24C83" w:rsidRDefault="00B24C83" w:rsidP="00B24C83">
      <w:pPr>
        <w:pStyle w:val="code"/>
        <w:rPr>
          <w:ins w:id="346" w:author="Matty Kadosh" w:date="2015-09-07T19:18:00Z"/>
        </w:rPr>
      </w:pPr>
      <w:ins w:id="347" w:author="Matty Kadosh" w:date="2015-09-07T19:18:00Z">
        <w:r>
          <w:t xml:space="preserve">    SAI_NEXT_HOP_ATTR_ROUTER_INTERFACE_ID,</w:t>
        </w:r>
      </w:ins>
    </w:p>
    <w:p w14:paraId="01B07611" w14:textId="77777777" w:rsidR="00B24C83" w:rsidRDefault="00B24C83" w:rsidP="00B24C83">
      <w:pPr>
        <w:pStyle w:val="code"/>
        <w:rPr>
          <w:ins w:id="348" w:author="Matty Kadosh" w:date="2015-09-07T19:18:00Z"/>
        </w:rPr>
      </w:pPr>
    </w:p>
    <w:p w14:paraId="69AE2538" w14:textId="77777777" w:rsidR="00B24C83" w:rsidRDefault="00B24C83" w:rsidP="00B24C83">
      <w:pPr>
        <w:pStyle w:val="code"/>
        <w:rPr>
          <w:ins w:id="349" w:author="Matty Kadosh" w:date="2015-09-07T19:18:00Z"/>
        </w:rPr>
      </w:pPr>
      <w:ins w:id="350" w:author="Matty Kadosh" w:date="2015-09-07T19:18:00Z">
        <w:r>
          <w:t xml:space="preserve">    /* -- */</w:t>
        </w:r>
      </w:ins>
    </w:p>
    <w:p w14:paraId="2F7FBD98" w14:textId="77777777" w:rsidR="00B24C83" w:rsidRDefault="00B24C83">
      <w:pPr>
        <w:pStyle w:val="code"/>
        <w:rPr>
          <w:ins w:id="351" w:author="Matty Kadosh" w:date="2015-09-07T19:12:00Z"/>
        </w:rPr>
        <w:pPrChange w:id="352" w:author="Matty Kadosh" w:date="2015-09-07T19:08:00Z">
          <w:pPr/>
        </w:pPrChange>
      </w:pPr>
    </w:p>
    <w:p w14:paraId="5E112F3D" w14:textId="0117FE2C" w:rsidR="00B24C83" w:rsidRDefault="00B24C83">
      <w:pPr>
        <w:pStyle w:val="code"/>
        <w:rPr>
          <w:ins w:id="353" w:author="Matty Kadosh" w:date="2015-09-07T19:12:00Z"/>
        </w:rPr>
      </w:pPr>
      <w:ins w:id="354" w:author="Matty Kadosh" w:date="2015-09-07T19:12:00Z">
        <w:r>
          <w:t xml:space="preserve">    /** Next hop entry </w:t>
        </w:r>
      </w:ins>
      <w:ins w:id="355" w:author="Matty Kadosh" w:date="2015-09-07T19:18:00Z">
        <w:r w:rsidR="007A1666">
          <w:t>tunnel-dst</w:t>
        </w:r>
      </w:ins>
      <w:ins w:id="356" w:author="Matty Kadosh" w:date="2015-09-07T19:15:00Z">
        <w:r>
          <w:t xml:space="preserve"> </w:t>
        </w:r>
      </w:ins>
      <w:ins w:id="357" w:author="Matty Kadosh" w:date="2015-09-07T19:12:00Z">
        <w:r>
          <w:t>[sai_</w:t>
        </w:r>
      </w:ins>
      <w:ins w:id="358" w:author="Matty Kadosh" w:date="2015-09-07T19:15:00Z">
        <w:r>
          <w:t>object</w:t>
        </w:r>
      </w:ins>
      <w:ins w:id="359" w:author="Matty Kadosh" w:date="2015-09-07T19:12:00Z">
        <w:r>
          <w:t>_</w:t>
        </w:r>
      </w:ins>
      <w:ins w:id="360" w:author="Matty Kadosh" w:date="2015-09-07T19:15:00Z">
        <w:r>
          <w:t>id</w:t>
        </w:r>
      </w:ins>
      <w:ins w:id="361" w:author="Matty Kadosh" w:date="2015-09-07T19:12:00Z">
        <w:r>
          <w:t>_t]</w:t>
        </w:r>
      </w:ins>
    </w:p>
    <w:p w14:paraId="544E2E5F" w14:textId="5D7E3399" w:rsidR="00B24C83" w:rsidRDefault="00B24C83">
      <w:pPr>
        <w:pStyle w:val="code"/>
        <w:rPr>
          <w:ins w:id="362" w:author="Matty Kadosh" w:date="2015-09-07T19:12:00Z"/>
        </w:rPr>
      </w:pPr>
      <w:ins w:id="363" w:author="Matty Kadosh" w:date="2015-09-07T19:12:00Z">
        <w:r>
          <w:t xml:space="preserve">     * (MANDATORY_ON_CRE</w:t>
        </w:r>
        <w:r w:rsidR="007A1666">
          <w:t>ATE when SAI_NEXT_HOP_ATTR_TYPE</w:t>
        </w:r>
      </w:ins>
      <w:ins w:id="364" w:author="Matty Kadosh" w:date="2015-09-07T19:19:00Z">
        <w:r w:rsidR="007A1666">
          <w:t>=</w:t>
        </w:r>
      </w:ins>
      <w:ins w:id="365" w:author="Matty Kadosh" w:date="2015-09-07T19:16:00Z">
        <w:r>
          <w:t>SAI_NEXT_HOP_TUNNEL_ENCAP</w:t>
        </w:r>
      </w:ins>
      <w:ins w:id="366" w:author="Matty Kadosh" w:date="2015-09-07T19:12:00Z">
        <w:r>
          <w:t>)</w:t>
        </w:r>
      </w:ins>
    </w:p>
    <w:p w14:paraId="5655CBFA" w14:textId="77777777" w:rsidR="00B24C83" w:rsidRDefault="00B24C83" w:rsidP="00B24C83">
      <w:pPr>
        <w:pStyle w:val="code"/>
        <w:rPr>
          <w:ins w:id="367" w:author="Matty Kadosh" w:date="2015-09-07T19:12:00Z"/>
        </w:rPr>
      </w:pPr>
      <w:ins w:id="368" w:author="Matty Kadosh" w:date="2015-09-07T19:12:00Z">
        <w:r>
          <w:t xml:space="preserve">     * (CREATE_ONLY) */</w:t>
        </w:r>
      </w:ins>
    </w:p>
    <w:p w14:paraId="347F0B04" w14:textId="1FCF5011" w:rsidR="00B24C83" w:rsidRDefault="00B24C83" w:rsidP="00B24C83">
      <w:pPr>
        <w:pStyle w:val="code"/>
        <w:rPr>
          <w:ins w:id="369" w:author="Matty Kadosh" w:date="2015-09-07T19:18:00Z"/>
        </w:rPr>
      </w:pPr>
      <w:ins w:id="370" w:author="Matty Kadosh" w:date="2015-09-07T19:12:00Z">
        <w:r>
          <w:t xml:space="preserve">    SAI_NEXT_HOP_ATTR_</w:t>
        </w:r>
      </w:ins>
      <w:ins w:id="371" w:author="Matty Kadosh" w:date="2015-09-07T19:19:00Z">
        <w:r w:rsidR="007A1666">
          <w:t>TUNNEL_DST</w:t>
        </w:r>
      </w:ins>
      <w:ins w:id="372" w:author="Matty Kadosh" w:date="2015-09-07T19:12:00Z">
        <w:r>
          <w:t>,</w:t>
        </w:r>
      </w:ins>
    </w:p>
    <w:p w14:paraId="0A3D607F" w14:textId="77777777" w:rsidR="00B24C83" w:rsidRDefault="00B24C83" w:rsidP="00B24C83">
      <w:pPr>
        <w:pStyle w:val="code"/>
        <w:rPr>
          <w:ins w:id="373" w:author="Matty Kadosh" w:date="2015-09-07T19:17:00Z"/>
        </w:rPr>
      </w:pPr>
    </w:p>
    <w:p w14:paraId="1D2B4C52" w14:textId="0930BDC5" w:rsidR="00B24C83" w:rsidRDefault="00B24C83" w:rsidP="00B24C83">
      <w:pPr>
        <w:pStyle w:val="code"/>
        <w:rPr>
          <w:ins w:id="374" w:author="Matty Kadosh" w:date="2015-09-07T19:18:00Z"/>
        </w:rPr>
      </w:pPr>
      <w:ins w:id="375" w:author="Matty Kadosh" w:date="2015-09-07T19:18:00Z">
        <w:r>
          <w:t xml:space="preserve">     /** Next hop entry tunnel-id [sai_object_id_t]</w:t>
        </w:r>
      </w:ins>
    </w:p>
    <w:p w14:paraId="211BB358" w14:textId="77777777" w:rsidR="00B24C83" w:rsidRDefault="00B24C83" w:rsidP="00B24C83">
      <w:pPr>
        <w:pStyle w:val="code"/>
        <w:rPr>
          <w:ins w:id="376" w:author="Matty Kadosh" w:date="2015-09-07T19:18:00Z"/>
        </w:rPr>
      </w:pPr>
      <w:ins w:id="377" w:author="Matty Kadosh" w:date="2015-09-07T19:18:00Z">
        <w:r>
          <w:t xml:space="preserve">     * (MANDATORY_ON_CREATE when SAI_NEXT_HOP_ATTR_TYPE = SAI_NEXT_HOP_TUNNEL_DECAP | SAI_NEXT_HOP_TUNNEL_ENCAP)</w:t>
        </w:r>
      </w:ins>
    </w:p>
    <w:p w14:paraId="3EBBEA5F" w14:textId="77777777" w:rsidR="00B24C83" w:rsidRDefault="00B24C83" w:rsidP="00B24C83">
      <w:pPr>
        <w:pStyle w:val="code"/>
        <w:rPr>
          <w:ins w:id="378" w:author="Matty Kadosh" w:date="2015-09-07T19:18:00Z"/>
        </w:rPr>
      </w:pPr>
      <w:ins w:id="379" w:author="Matty Kadosh" w:date="2015-09-07T19:18:00Z">
        <w:r>
          <w:t xml:space="preserve">     * (CREATE_ONLY) */</w:t>
        </w:r>
      </w:ins>
    </w:p>
    <w:p w14:paraId="4A1B0937" w14:textId="77777777" w:rsidR="00B24C83" w:rsidRDefault="00B24C83" w:rsidP="00B24C83">
      <w:pPr>
        <w:pStyle w:val="code"/>
        <w:rPr>
          <w:ins w:id="380" w:author="Matty Kadosh" w:date="2015-09-07T19:18:00Z"/>
        </w:rPr>
      </w:pPr>
      <w:ins w:id="381" w:author="Matty Kadosh" w:date="2015-09-07T19:18:00Z">
        <w:r>
          <w:t xml:space="preserve">    SAI_NEXT_HOP_ATTR_TUNNEL_ID,</w:t>
        </w:r>
      </w:ins>
    </w:p>
    <w:p w14:paraId="410FFB5F" w14:textId="77777777" w:rsidR="00B24C83" w:rsidRDefault="00B24C83" w:rsidP="00B24C83">
      <w:pPr>
        <w:pStyle w:val="code"/>
        <w:rPr>
          <w:ins w:id="382" w:author="Matty Kadosh" w:date="2015-09-07T19:12:00Z"/>
        </w:rPr>
      </w:pPr>
    </w:p>
    <w:p w14:paraId="52994C4E" w14:textId="77777777" w:rsidR="00B24C83" w:rsidRDefault="00B24C83">
      <w:pPr>
        <w:pStyle w:val="code"/>
        <w:rPr>
          <w:ins w:id="383" w:author="Matty Kadosh" w:date="2015-09-07T18:52:00Z"/>
        </w:rPr>
        <w:pPrChange w:id="384" w:author="Matty Kadosh" w:date="2015-09-07T19:08:00Z">
          <w:pPr/>
        </w:pPrChange>
      </w:pPr>
    </w:p>
    <w:p w14:paraId="3339EE5A" w14:textId="77777777" w:rsidR="00D67F69" w:rsidRDefault="00D67F69">
      <w:pPr>
        <w:pStyle w:val="code"/>
        <w:rPr>
          <w:ins w:id="385" w:author="Matty Kadosh" w:date="2015-09-07T18:52:00Z"/>
        </w:rPr>
        <w:pPrChange w:id="386" w:author="Matty Kadosh" w:date="2015-09-07T19:08:00Z">
          <w:pPr/>
        </w:pPrChange>
      </w:pPr>
    </w:p>
    <w:p w14:paraId="7759C9C6" w14:textId="77777777" w:rsidR="00D67F69" w:rsidRDefault="00D67F69">
      <w:pPr>
        <w:pStyle w:val="code"/>
        <w:rPr>
          <w:ins w:id="387" w:author="Matty Kadosh" w:date="2015-09-07T18:52:00Z"/>
        </w:rPr>
        <w:pPrChange w:id="388" w:author="Matty Kadosh" w:date="2015-09-07T19:08:00Z">
          <w:pPr/>
        </w:pPrChange>
      </w:pPr>
    </w:p>
    <w:p w14:paraId="4A9EACB6" w14:textId="77777777" w:rsidR="00D67F69" w:rsidRDefault="00D67F69">
      <w:pPr>
        <w:pStyle w:val="code"/>
        <w:rPr>
          <w:ins w:id="389" w:author="Matty Kadosh" w:date="2015-09-07T18:52:00Z"/>
        </w:rPr>
        <w:pPrChange w:id="390" w:author="Matty Kadosh" w:date="2015-09-07T19:08:00Z">
          <w:pPr/>
        </w:pPrChange>
      </w:pPr>
      <w:ins w:id="391" w:author="Matty Kadosh" w:date="2015-09-07T18:52:00Z">
        <w:r>
          <w:t xml:space="preserve">    /** Custom range base value */</w:t>
        </w:r>
      </w:ins>
    </w:p>
    <w:p w14:paraId="44549EA7" w14:textId="77777777" w:rsidR="00D67F69" w:rsidRDefault="00D67F69">
      <w:pPr>
        <w:pStyle w:val="code"/>
        <w:rPr>
          <w:ins w:id="392" w:author="Matty Kadosh" w:date="2015-09-07T18:52:00Z"/>
        </w:rPr>
        <w:pPrChange w:id="393" w:author="Matty Kadosh" w:date="2015-09-07T19:08:00Z">
          <w:pPr/>
        </w:pPrChange>
      </w:pPr>
      <w:ins w:id="394" w:author="Matty Kadosh" w:date="2015-09-07T18:52:00Z">
        <w:r>
          <w:t xml:space="preserve">    SAI_NEXT_HOP_ATTR_CUSTOM_RANGE_BASE  = 0x10000000</w:t>
        </w:r>
      </w:ins>
    </w:p>
    <w:p w14:paraId="7D575304" w14:textId="77777777" w:rsidR="00D67F69" w:rsidRDefault="00D67F69">
      <w:pPr>
        <w:pStyle w:val="code"/>
        <w:rPr>
          <w:ins w:id="395" w:author="Matty Kadosh" w:date="2015-09-07T18:52:00Z"/>
        </w:rPr>
        <w:pPrChange w:id="396" w:author="Matty Kadosh" w:date="2015-09-07T19:08:00Z">
          <w:pPr/>
        </w:pPrChange>
      </w:pPr>
    </w:p>
    <w:p w14:paraId="1A18C54E" w14:textId="77777777" w:rsidR="00D67F69" w:rsidRDefault="00D67F69">
      <w:pPr>
        <w:pStyle w:val="code"/>
        <w:rPr>
          <w:ins w:id="397" w:author="Matty Kadosh" w:date="2015-09-07T18:52:00Z"/>
        </w:rPr>
        <w:pPrChange w:id="398" w:author="Matty Kadosh" w:date="2015-09-07T19:08:00Z">
          <w:pPr/>
        </w:pPrChange>
      </w:pPr>
      <w:ins w:id="399" w:author="Matty Kadosh" w:date="2015-09-07T18:52:00Z">
        <w:r>
          <w:t>} sai_next_hop_attr_t;</w:t>
        </w:r>
      </w:ins>
    </w:p>
    <w:p w14:paraId="4355F6C3" w14:textId="77777777" w:rsidR="00D67F69" w:rsidRDefault="00D67F69">
      <w:pPr>
        <w:pStyle w:val="code"/>
        <w:rPr>
          <w:ins w:id="400" w:author="Matty Kadosh" w:date="2015-09-07T19:19:00Z"/>
        </w:rPr>
        <w:pPrChange w:id="401" w:author="Matty Kadosh" w:date="2015-09-07T19:08:00Z">
          <w:pPr/>
        </w:pPrChange>
      </w:pPr>
    </w:p>
    <w:p w14:paraId="6F3F58A4" w14:textId="77777777" w:rsidR="007A1666" w:rsidRDefault="007A1666">
      <w:pPr>
        <w:pStyle w:val="code"/>
        <w:rPr>
          <w:ins w:id="402" w:author="Matty Kadosh" w:date="2015-09-07T18:52:00Z"/>
        </w:rPr>
        <w:pPrChange w:id="403" w:author="Matty Kadosh" w:date="2015-09-07T19:08:00Z">
          <w:pPr/>
        </w:pPrChange>
      </w:pPr>
    </w:p>
    <w:p w14:paraId="46D7C19C" w14:textId="77777777" w:rsidR="00D67F69" w:rsidRDefault="00D67F69">
      <w:pPr>
        <w:pStyle w:val="code"/>
        <w:rPr>
          <w:ins w:id="404" w:author="Matty Kadosh" w:date="2015-09-07T18:52:00Z"/>
        </w:rPr>
        <w:pPrChange w:id="405" w:author="Matty Kadosh" w:date="2015-09-07T19:08:00Z">
          <w:pPr/>
        </w:pPrChange>
      </w:pPr>
    </w:p>
    <w:p w14:paraId="07FAE0E8" w14:textId="5E2B642C" w:rsidR="008F13F1" w:rsidRPr="007449B0" w:rsidRDefault="00D67F69">
      <w:pPr>
        <w:pStyle w:val="code"/>
        <w:rPr>
          <w:ins w:id="406" w:author="Matty Kadosh" w:date="2015-09-06T13:35:00Z"/>
        </w:rPr>
        <w:pPrChange w:id="407" w:author="Matty Kadosh" w:date="2015-09-07T19:08:00Z">
          <w:pPr>
            <w:pStyle w:val="Heading2"/>
          </w:pPr>
        </w:pPrChange>
      </w:pPr>
      <w:ins w:id="408" w:author="Matty Kadosh" w:date="2015-09-07T18:52:00Z">
        <w:r>
          <w:t>} sai_next_hop_api_t;</w:t>
        </w:r>
      </w:ins>
    </w:p>
    <w:p w14:paraId="0E782B2F" w14:textId="2BBFD3D2" w:rsidR="008F13F1" w:rsidRPr="008F13F1" w:rsidRDefault="008F13F1">
      <w:pPr>
        <w:rPr>
          <w:ins w:id="409" w:author="Matty Kadosh" w:date="2015-09-07T12:01:00Z"/>
          <w:rPrChange w:id="410" w:author="Matty Kadosh" w:date="2015-09-07T12:03:00Z">
            <w:rPr>
              <w:ins w:id="411" w:author="Matty Kadosh" w:date="2015-09-07T12:01:00Z"/>
              <w:lang w:bidi="he-IL"/>
            </w:rPr>
          </w:rPrChange>
        </w:rPr>
        <w:pPrChange w:id="412" w:author="Matty Kadosh" w:date="2015-09-07T12:03:00Z">
          <w:pPr>
            <w:pStyle w:val="Heading3"/>
          </w:pPr>
        </w:pPrChange>
      </w:pPr>
    </w:p>
    <w:p w14:paraId="588433B5" w14:textId="064B0B3D" w:rsidR="008F13F1" w:rsidRDefault="008F13F1" w:rsidP="008F13F1">
      <w:pPr>
        <w:pStyle w:val="Heading2"/>
        <w:rPr>
          <w:ins w:id="413" w:author="Matty Kadosh" w:date="2015-09-07T12:03:00Z"/>
        </w:rPr>
      </w:pPr>
      <w:ins w:id="414" w:author="Matty Kadosh" w:date="2015-09-07T12:03:00Z">
        <w:r>
          <w:t xml:space="preserve">Tunnel object </w:t>
        </w:r>
      </w:ins>
    </w:p>
    <w:p w14:paraId="7E6CB35C" w14:textId="77777777" w:rsidR="007449B0" w:rsidRDefault="007449B0">
      <w:pPr>
        <w:pStyle w:val="code"/>
        <w:rPr>
          <w:ins w:id="415" w:author="Matty Kadosh" w:date="2015-09-21T16:56:00Z"/>
        </w:rPr>
        <w:pPrChange w:id="416" w:author="Matty Kadosh" w:date="2015-09-07T19:23:00Z">
          <w:pPr/>
        </w:pPrChange>
      </w:pPr>
    </w:p>
    <w:p w14:paraId="222A7935" w14:textId="77777777" w:rsidR="007449B0" w:rsidRDefault="007449B0">
      <w:pPr>
        <w:pStyle w:val="code"/>
        <w:rPr>
          <w:ins w:id="417" w:author="Matty Kadosh" w:date="2015-09-21T17:18:00Z"/>
        </w:rPr>
        <w:pPrChange w:id="418" w:author="Matty Kadosh" w:date="2015-09-07T19:23:00Z">
          <w:pPr/>
        </w:pPrChange>
      </w:pPr>
    </w:p>
    <w:p w14:paraId="540A7F80" w14:textId="77777777" w:rsidR="000E1A6E" w:rsidRDefault="000E1A6E">
      <w:pPr>
        <w:pStyle w:val="code"/>
        <w:rPr>
          <w:ins w:id="419" w:author="Matty Kadosh" w:date="2015-09-21T17:18:00Z"/>
        </w:rPr>
        <w:pPrChange w:id="420" w:author="Matty Kadosh" w:date="2015-09-07T19:23:00Z">
          <w:pPr/>
        </w:pPrChange>
      </w:pPr>
    </w:p>
    <w:p w14:paraId="31CA34B5" w14:textId="3D1CC70D" w:rsidR="000E1A6E" w:rsidRDefault="000E1A6E">
      <w:pPr>
        <w:pStyle w:val="code"/>
        <w:rPr>
          <w:ins w:id="421" w:author="Matty Kadosh" w:date="2015-09-21T17:18:00Z"/>
        </w:rPr>
        <w:pPrChange w:id="422" w:author="Matty Kadosh" w:date="2015-09-07T19:23:00Z">
          <w:pPr/>
        </w:pPrChange>
      </w:pPr>
      <w:ins w:id="423" w:author="Matty Kadosh" w:date="2015-09-21T17:18:00Z">
        <w:r>
          <w:t>typedef enum _sai_tunnel_type_t</w:t>
        </w:r>
      </w:ins>
    </w:p>
    <w:p w14:paraId="140D03EF" w14:textId="46E0FD95" w:rsidR="000E1A6E" w:rsidRDefault="000E1A6E">
      <w:pPr>
        <w:pStyle w:val="code"/>
        <w:rPr>
          <w:ins w:id="424" w:author="Matty Kadosh" w:date="2015-09-21T17:18:00Z"/>
        </w:rPr>
        <w:pPrChange w:id="425" w:author="Matty Kadosh" w:date="2015-09-07T19:23:00Z">
          <w:pPr/>
        </w:pPrChange>
      </w:pPr>
      <w:ins w:id="426" w:author="Matty Kadosh" w:date="2015-09-21T17:18:00Z">
        <w:r>
          <w:t>{</w:t>
        </w:r>
      </w:ins>
    </w:p>
    <w:p w14:paraId="719D94DF" w14:textId="77777777" w:rsidR="000E1A6E" w:rsidRDefault="000E1A6E">
      <w:pPr>
        <w:pStyle w:val="code"/>
        <w:rPr>
          <w:ins w:id="427" w:author="Matty Kadosh" w:date="2015-09-21T17:19:00Z"/>
        </w:rPr>
        <w:pPrChange w:id="428" w:author="Matty Kadosh" w:date="2015-09-21T17:19:00Z">
          <w:pPr/>
        </w:pPrChange>
      </w:pPr>
      <w:ins w:id="429" w:author="Matty Kadosh" w:date="2015-09-21T17:18:00Z">
        <w:r>
          <w:t xml:space="preserve">   SAI</w:t>
        </w:r>
      </w:ins>
      <w:ins w:id="430" w:author="Matty Kadosh" w:date="2015-09-21T17:19:00Z">
        <w:r>
          <w:t>_TUNNEL_IPINIP,</w:t>
        </w:r>
      </w:ins>
    </w:p>
    <w:p w14:paraId="1C44EFC7" w14:textId="7D3DE81F" w:rsidR="000E1A6E" w:rsidRDefault="000E1A6E">
      <w:pPr>
        <w:pStyle w:val="code"/>
        <w:rPr>
          <w:ins w:id="431" w:author="Matty Kadosh" w:date="2015-09-21T17:19:00Z"/>
        </w:rPr>
        <w:pPrChange w:id="432" w:author="Matty Kadosh" w:date="2015-09-21T17:19:00Z">
          <w:pPr/>
        </w:pPrChange>
      </w:pPr>
      <w:ins w:id="433" w:author="Matty Kadosh" w:date="2015-09-21T17:19:00Z">
        <w:r>
          <w:t xml:space="preserve">   SAI_TUNNEL_IPINIP</w:t>
        </w:r>
      </w:ins>
      <w:ins w:id="434" w:author="Matty Kadosh" w:date="2015-09-21T17:20:00Z">
        <w:r>
          <w:t>_GRE</w:t>
        </w:r>
      </w:ins>
      <w:ins w:id="435" w:author="Matty Kadosh" w:date="2015-09-21T17:19:00Z">
        <w:r>
          <w:t>,</w:t>
        </w:r>
      </w:ins>
    </w:p>
    <w:p w14:paraId="5D44751C" w14:textId="23969031" w:rsidR="000E1A6E" w:rsidRDefault="000E1A6E">
      <w:pPr>
        <w:pStyle w:val="code"/>
        <w:rPr>
          <w:ins w:id="436" w:author="Matty Kadosh" w:date="2015-09-21T17:19:00Z"/>
        </w:rPr>
        <w:pPrChange w:id="437" w:author="Matty Kadosh" w:date="2015-09-21T17:19:00Z">
          <w:pPr/>
        </w:pPrChange>
      </w:pPr>
      <w:ins w:id="438" w:author="Matty Kadosh" w:date="2015-09-21T17:19:00Z">
        <w:r>
          <w:t xml:space="preserve">   SAI_TUNNEL_IPINIP</w:t>
        </w:r>
      </w:ins>
      <w:ins w:id="439" w:author="Matty Kadosh" w:date="2015-09-21T17:20:00Z">
        <w:r>
          <w:t>_GRE_AND_KEY</w:t>
        </w:r>
      </w:ins>
    </w:p>
    <w:p w14:paraId="216F2C7D" w14:textId="05B723EE" w:rsidR="000E1A6E" w:rsidRPr="000E1A6E" w:rsidRDefault="000E1A6E" w:rsidP="000E1A6E">
      <w:pPr>
        <w:pStyle w:val="code"/>
        <w:rPr>
          <w:ins w:id="440" w:author="Matty Kadosh" w:date="2015-09-21T17:20:00Z"/>
          <w:color w:val="FF0000"/>
          <w:rPrChange w:id="441" w:author="Matty Kadosh" w:date="2015-09-21T17:21:00Z">
            <w:rPr>
              <w:ins w:id="442" w:author="Matty Kadosh" w:date="2015-09-21T17:20:00Z"/>
            </w:rPr>
          </w:rPrChange>
        </w:rPr>
      </w:pPr>
      <w:ins w:id="443" w:author="Matty Kadosh" w:date="2015-09-21T17:19:00Z">
        <w:r w:rsidRPr="000E1A6E">
          <w:rPr>
            <w:color w:val="FF0000"/>
            <w:rPrChange w:id="444" w:author="Matty Kadosh" w:date="2015-09-21T17:21:00Z">
              <w:rPr/>
            </w:rPrChange>
          </w:rPr>
          <w:t xml:space="preserve">   </w:t>
        </w:r>
      </w:ins>
      <w:ins w:id="445" w:author="Matty Kadosh" w:date="2015-09-21T17:20:00Z">
        <w:r w:rsidRPr="000E1A6E">
          <w:rPr>
            <w:color w:val="FF0000"/>
            <w:rPrChange w:id="446" w:author="Matty Kadosh" w:date="2015-09-21T17:21:00Z">
              <w:rPr/>
            </w:rPrChange>
          </w:rPr>
          <w:t>SAI_TUNNEL_VXLAN,</w:t>
        </w:r>
      </w:ins>
    </w:p>
    <w:p w14:paraId="58FAE874" w14:textId="454BE5C2" w:rsidR="000E1A6E" w:rsidRPr="000E1A6E" w:rsidRDefault="000E1A6E" w:rsidP="000E1A6E">
      <w:pPr>
        <w:pStyle w:val="code"/>
        <w:rPr>
          <w:ins w:id="447" w:author="Matty Kadosh" w:date="2015-09-21T17:20:00Z"/>
          <w:color w:val="FF0000"/>
          <w:rPrChange w:id="448" w:author="Matty Kadosh" w:date="2015-09-21T17:21:00Z">
            <w:rPr>
              <w:ins w:id="449" w:author="Matty Kadosh" w:date="2015-09-21T17:20:00Z"/>
            </w:rPr>
          </w:rPrChange>
        </w:rPr>
      </w:pPr>
      <w:ins w:id="450" w:author="Matty Kadosh" w:date="2015-09-21T17:20:00Z">
        <w:r w:rsidRPr="000E1A6E">
          <w:rPr>
            <w:color w:val="FF0000"/>
            <w:rPrChange w:id="451" w:author="Matty Kadosh" w:date="2015-09-21T17:21:00Z">
              <w:rPr/>
            </w:rPrChange>
          </w:rPr>
          <w:t xml:space="preserve">   SAI_TUNNEL_MPLS,</w:t>
        </w:r>
      </w:ins>
    </w:p>
    <w:p w14:paraId="5DEA2246" w14:textId="280C496A" w:rsidR="000E1A6E" w:rsidRDefault="000E1A6E" w:rsidP="000E1A6E">
      <w:pPr>
        <w:pStyle w:val="code"/>
        <w:rPr>
          <w:ins w:id="452" w:author="Matty Kadosh" w:date="2015-09-21T17:20:00Z"/>
        </w:rPr>
      </w:pPr>
      <w:ins w:id="453" w:author="Matty Kadosh" w:date="2015-09-21T17:21:00Z">
        <w:r>
          <w:t xml:space="preserve">   … </w:t>
        </w:r>
      </w:ins>
    </w:p>
    <w:p w14:paraId="7FEFD7A0" w14:textId="11E95699" w:rsidR="000E1A6E" w:rsidRDefault="000E1A6E">
      <w:pPr>
        <w:pStyle w:val="code"/>
        <w:rPr>
          <w:ins w:id="454" w:author="Matty Kadosh" w:date="2015-09-21T17:18:00Z"/>
        </w:rPr>
        <w:pPrChange w:id="455" w:author="Matty Kadosh" w:date="2015-09-21T17:20:00Z">
          <w:pPr/>
        </w:pPrChange>
      </w:pPr>
    </w:p>
    <w:p w14:paraId="4AD2ACD7" w14:textId="6CE09CE4" w:rsidR="000E1A6E" w:rsidRDefault="000E1A6E" w:rsidP="000E1A6E">
      <w:pPr>
        <w:pStyle w:val="code"/>
        <w:rPr>
          <w:ins w:id="456" w:author="Matty Kadosh" w:date="2015-09-21T17:18:00Z"/>
        </w:rPr>
      </w:pPr>
      <w:ins w:id="457" w:author="Matty Kadosh" w:date="2015-09-21T17:18:00Z">
        <w:r>
          <w:t>}</w:t>
        </w:r>
        <w:r w:rsidRPr="000E1A6E">
          <w:t xml:space="preserve"> </w:t>
        </w:r>
        <w:r>
          <w:t>sai_tunnel_type_t;</w:t>
        </w:r>
      </w:ins>
    </w:p>
    <w:p w14:paraId="06000BD5" w14:textId="77777777" w:rsidR="000E1A6E" w:rsidRDefault="000E1A6E">
      <w:pPr>
        <w:pStyle w:val="code"/>
        <w:rPr>
          <w:ins w:id="458" w:author="Matty Kadosh" w:date="2015-09-21T18:28:00Z"/>
        </w:rPr>
        <w:pPrChange w:id="459" w:author="Matty Kadosh" w:date="2015-09-07T19:23:00Z">
          <w:pPr/>
        </w:pPrChange>
      </w:pPr>
    </w:p>
    <w:p w14:paraId="437616EC" w14:textId="77777777" w:rsidR="00D41796" w:rsidRDefault="00D41796">
      <w:pPr>
        <w:pStyle w:val="code"/>
        <w:rPr>
          <w:ins w:id="460" w:author="Matty Kadosh" w:date="2015-09-21T18:30:00Z"/>
        </w:rPr>
        <w:pPrChange w:id="461" w:author="Matty Kadosh" w:date="2015-09-07T19:23:00Z">
          <w:pPr/>
        </w:pPrChange>
      </w:pPr>
    </w:p>
    <w:p w14:paraId="6A0EB21D" w14:textId="77777777" w:rsidR="00D41796" w:rsidRDefault="00D41796">
      <w:pPr>
        <w:pStyle w:val="code"/>
        <w:rPr>
          <w:ins w:id="462" w:author="Matty Kadosh" w:date="2015-09-21T18:28:00Z"/>
        </w:rPr>
        <w:pPrChange w:id="463" w:author="Matty Kadosh" w:date="2015-09-07T19:23:00Z">
          <w:pPr/>
        </w:pPrChange>
      </w:pPr>
    </w:p>
    <w:p w14:paraId="32368C0D" w14:textId="31F423AF" w:rsidR="00D41796" w:rsidRDefault="00D41796" w:rsidP="00D41796">
      <w:pPr>
        <w:pStyle w:val="code"/>
        <w:rPr>
          <w:ins w:id="464" w:author="Matty Kadosh" w:date="2015-09-21T18:28:00Z"/>
        </w:rPr>
      </w:pPr>
      <w:ins w:id="465" w:author="Matty Kadosh" w:date="2015-09-21T18:28:00Z">
        <w:r>
          <w:t>typedef enum _sai_tunnel_ttl_mode_t</w:t>
        </w:r>
      </w:ins>
    </w:p>
    <w:p w14:paraId="71A7A57D" w14:textId="77777777" w:rsidR="00D41796" w:rsidRDefault="00D41796" w:rsidP="00D41796">
      <w:pPr>
        <w:pStyle w:val="code"/>
        <w:rPr>
          <w:ins w:id="466" w:author="Matty Kadosh" w:date="2015-09-21T18:28:00Z"/>
        </w:rPr>
      </w:pPr>
      <w:ins w:id="467" w:author="Matty Kadosh" w:date="2015-09-21T18:28:00Z">
        <w:r>
          <w:t>{</w:t>
        </w:r>
      </w:ins>
    </w:p>
    <w:p w14:paraId="47849349" w14:textId="7296904E" w:rsidR="00D41796" w:rsidRDefault="00D41796" w:rsidP="00D41796">
      <w:pPr>
        <w:pStyle w:val="code"/>
        <w:rPr>
          <w:ins w:id="468" w:author="Matty Kadosh" w:date="2015-09-21T18:29:00Z"/>
        </w:rPr>
      </w:pPr>
      <w:ins w:id="469" w:author="Matty Kadosh" w:date="2015-09-21T18:28:00Z">
        <w:r>
          <w:t xml:space="preserve">   SAI_TUNNEL_TTL_COPY_FROM_INNER,</w:t>
        </w:r>
      </w:ins>
    </w:p>
    <w:p w14:paraId="21458F59" w14:textId="1F10FEE1" w:rsidR="00D41796" w:rsidRDefault="00D41796">
      <w:pPr>
        <w:pStyle w:val="code"/>
        <w:rPr>
          <w:ins w:id="470" w:author="Matty Kadosh" w:date="2015-09-21T18:28:00Z"/>
        </w:rPr>
      </w:pPr>
      <w:ins w:id="471" w:author="Matty Kadosh" w:date="2015-09-21T18:29:00Z">
        <w:r>
          <w:t xml:space="preserve">   SAI_TUNNEL_TTL_</w:t>
        </w:r>
      </w:ins>
      <w:ins w:id="472" w:author="Matty Kadosh" w:date="2015-09-21T18:30:00Z">
        <w:r>
          <w:t>USER_DEFINE</w:t>
        </w:r>
      </w:ins>
    </w:p>
    <w:p w14:paraId="04990248" w14:textId="77777777" w:rsidR="00D41796" w:rsidRDefault="00D41796" w:rsidP="00D41796">
      <w:pPr>
        <w:pStyle w:val="code"/>
        <w:rPr>
          <w:ins w:id="473" w:author="Matty Kadosh" w:date="2015-09-21T18:28:00Z"/>
        </w:rPr>
      </w:pPr>
    </w:p>
    <w:p w14:paraId="7276A8B8" w14:textId="77777777" w:rsidR="00D41796" w:rsidRDefault="00D41796" w:rsidP="00D41796">
      <w:pPr>
        <w:pStyle w:val="code"/>
        <w:rPr>
          <w:ins w:id="474" w:author="Matty Kadosh" w:date="2015-09-21T18:36:00Z"/>
        </w:rPr>
      </w:pPr>
      <w:ins w:id="475" w:author="Matty Kadosh" w:date="2015-09-21T18:28:00Z">
        <w:r>
          <w:t>}</w:t>
        </w:r>
        <w:r w:rsidRPr="000E1A6E">
          <w:t xml:space="preserve"> </w:t>
        </w:r>
        <w:r>
          <w:t>sai_tunnel_ttl_mode_t</w:t>
        </w:r>
      </w:ins>
    </w:p>
    <w:p w14:paraId="1E648955" w14:textId="77777777" w:rsidR="00692FBD" w:rsidRDefault="00692FBD" w:rsidP="00D41796">
      <w:pPr>
        <w:pStyle w:val="code"/>
        <w:rPr>
          <w:ins w:id="476" w:author="Matty Kadosh" w:date="2015-09-21T18:36:00Z"/>
        </w:rPr>
      </w:pPr>
    </w:p>
    <w:p w14:paraId="364B2D42" w14:textId="77777777" w:rsidR="00692FBD" w:rsidRDefault="00692FBD" w:rsidP="00D41796">
      <w:pPr>
        <w:pStyle w:val="code"/>
        <w:rPr>
          <w:ins w:id="477" w:author="Matty Kadosh" w:date="2015-09-21T18:36:00Z"/>
        </w:rPr>
      </w:pPr>
    </w:p>
    <w:p w14:paraId="074ED2C2" w14:textId="13344032" w:rsidR="00692FBD" w:rsidRDefault="00692FBD" w:rsidP="00692FBD">
      <w:pPr>
        <w:pStyle w:val="code"/>
        <w:rPr>
          <w:ins w:id="478" w:author="Matty Kadosh" w:date="2015-09-21T18:36:00Z"/>
        </w:rPr>
      </w:pPr>
      <w:ins w:id="479" w:author="Matty Kadosh" w:date="2015-09-21T18:36:00Z">
        <w:r>
          <w:t>typedef enum _sai_tunnel_dscp_mode_t</w:t>
        </w:r>
      </w:ins>
    </w:p>
    <w:p w14:paraId="75F823CE" w14:textId="77777777" w:rsidR="00692FBD" w:rsidRDefault="00692FBD" w:rsidP="00692FBD">
      <w:pPr>
        <w:pStyle w:val="code"/>
        <w:rPr>
          <w:ins w:id="480" w:author="Matty Kadosh" w:date="2015-09-21T18:36:00Z"/>
        </w:rPr>
      </w:pPr>
      <w:ins w:id="481" w:author="Matty Kadosh" w:date="2015-09-21T18:36:00Z">
        <w:r>
          <w:t>{</w:t>
        </w:r>
      </w:ins>
    </w:p>
    <w:p w14:paraId="4B82930A" w14:textId="761E6B5B" w:rsidR="00692FBD" w:rsidRDefault="00692FBD" w:rsidP="00692FBD">
      <w:pPr>
        <w:pStyle w:val="code"/>
        <w:rPr>
          <w:ins w:id="482" w:author="Matty Kadosh" w:date="2015-09-21T18:36:00Z"/>
        </w:rPr>
      </w:pPr>
      <w:ins w:id="483" w:author="Matty Kadosh" w:date="2015-09-21T18:36:00Z">
        <w:r>
          <w:t xml:space="preserve">   SAI_TUNNEL_DSCP_COPY_FROM_INNER,</w:t>
        </w:r>
      </w:ins>
    </w:p>
    <w:p w14:paraId="6B4FD48D" w14:textId="5EA33593" w:rsidR="00692FBD" w:rsidRDefault="00692FBD" w:rsidP="00692FBD">
      <w:pPr>
        <w:pStyle w:val="code"/>
        <w:rPr>
          <w:ins w:id="484" w:author="Matty Kadosh" w:date="2015-09-21T18:36:00Z"/>
        </w:rPr>
      </w:pPr>
      <w:ins w:id="485" w:author="Matty Kadosh" w:date="2015-09-21T18:36:00Z">
        <w:r>
          <w:t xml:space="preserve">   SAI_TUNNEL_DSCP_USER_DEFINE</w:t>
        </w:r>
      </w:ins>
    </w:p>
    <w:p w14:paraId="709A10F8" w14:textId="77777777" w:rsidR="00692FBD" w:rsidRDefault="00692FBD" w:rsidP="00692FBD">
      <w:pPr>
        <w:pStyle w:val="code"/>
        <w:rPr>
          <w:ins w:id="486" w:author="Matty Kadosh" w:date="2015-09-21T18:36:00Z"/>
        </w:rPr>
      </w:pPr>
    </w:p>
    <w:p w14:paraId="6189DBB9" w14:textId="4C412557" w:rsidR="00692FBD" w:rsidRDefault="00692FBD" w:rsidP="00692FBD">
      <w:pPr>
        <w:pStyle w:val="code"/>
        <w:rPr>
          <w:ins w:id="487" w:author="Matty Kadosh" w:date="2015-09-21T18:36:00Z"/>
        </w:rPr>
      </w:pPr>
      <w:ins w:id="488" w:author="Matty Kadosh" w:date="2015-09-21T18:36:00Z">
        <w:r>
          <w:t>}</w:t>
        </w:r>
        <w:r w:rsidRPr="000E1A6E">
          <w:t xml:space="preserve"> </w:t>
        </w:r>
        <w:r>
          <w:t>sai_tunnel_dscp_mode_t</w:t>
        </w:r>
      </w:ins>
    </w:p>
    <w:p w14:paraId="00BF3C20" w14:textId="77777777" w:rsidR="00692FBD" w:rsidRDefault="00692FBD" w:rsidP="00692FBD">
      <w:pPr>
        <w:pStyle w:val="code"/>
        <w:rPr>
          <w:ins w:id="489" w:author="Matty Kadosh" w:date="2015-09-21T18:36:00Z"/>
        </w:rPr>
      </w:pPr>
    </w:p>
    <w:p w14:paraId="11F53715" w14:textId="77777777" w:rsidR="00692FBD" w:rsidRDefault="00692FBD" w:rsidP="00D41796">
      <w:pPr>
        <w:pStyle w:val="code"/>
        <w:rPr>
          <w:ins w:id="490" w:author="Matty Kadosh" w:date="2015-09-21T18:28:00Z"/>
        </w:rPr>
      </w:pPr>
    </w:p>
    <w:p w14:paraId="7CF9396D" w14:textId="4D338DEF" w:rsidR="00D41796" w:rsidRDefault="00D41796" w:rsidP="00D41796">
      <w:pPr>
        <w:pStyle w:val="code"/>
        <w:rPr>
          <w:ins w:id="491" w:author="Matty Kadosh" w:date="2015-09-21T18:28:00Z"/>
        </w:rPr>
      </w:pPr>
    </w:p>
    <w:p w14:paraId="001D106C" w14:textId="77777777" w:rsidR="00D41796" w:rsidRDefault="00D41796" w:rsidP="00D41796">
      <w:pPr>
        <w:pStyle w:val="code"/>
        <w:rPr>
          <w:ins w:id="492" w:author="Matty Kadosh" w:date="2015-09-21T18:28:00Z"/>
        </w:rPr>
      </w:pPr>
    </w:p>
    <w:p w14:paraId="245A2B29" w14:textId="77777777" w:rsidR="00D41796" w:rsidRDefault="00D41796">
      <w:pPr>
        <w:pStyle w:val="code"/>
        <w:rPr>
          <w:ins w:id="493" w:author="Matty Kadosh" w:date="2015-09-21T17:18:00Z"/>
        </w:rPr>
        <w:pPrChange w:id="494" w:author="Matty Kadosh" w:date="2015-09-07T19:23:00Z">
          <w:pPr/>
        </w:pPrChange>
      </w:pPr>
    </w:p>
    <w:p w14:paraId="525CA2DE" w14:textId="77777777" w:rsidR="000E1A6E" w:rsidRDefault="000E1A6E">
      <w:pPr>
        <w:pStyle w:val="code"/>
        <w:rPr>
          <w:ins w:id="495" w:author="Matty Kadosh" w:date="2015-09-21T16:58:00Z"/>
        </w:rPr>
        <w:pPrChange w:id="496" w:author="Matty Kadosh" w:date="2015-09-07T19:23:00Z">
          <w:pPr/>
        </w:pPrChange>
      </w:pPr>
    </w:p>
    <w:p w14:paraId="7B3503FE" w14:textId="54ADC0D5" w:rsidR="007449B0" w:rsidRDefault="007449B0" w:rsidP="007449B0">
      <w:pPr>
        <w:pStyle w:val="code"/>
        <w:rPr>
          <w:ins w:id="497" w:author="Matty Kadosh" w:date="2015-09-21T16:58:00Z"/>
        </w:rPr>
      </w:pPr>
      <w:ins w:id="498" w:author="Matty Kadosh" w:date="2015-09-21T16:58:00Z">
        <w:r>
          <w:t>typedef enum _sai_tunnel_encap_t</w:t>
        </w:r>
      </w:ins>
    </w:p>
    <w:p w14:paraId="3BE7315E" w14:textId="77777777" w:rsidR="007449B0" w:rsidRDefault="007449B0" w:rsidP="007449B0">
      <w:pPr>
        <w:pStyle w:val="code"/>
        <w:rPr>
          <w:ins w:id="499" w:author="Matty Kadosh" w:date="2015-09-21T16:58:00Z"/>
        </w:rPr>
      </w:pPr>
      <w:ins w:id="500" w:author="Matty Kadosh" w:date="2015-09-21T16:58:00Z">
        <w:r>
          <w:t>{</w:t>
        </w:r>
      </w:ins>
    </w:p>
    <w:p w14:paraId="2F5DB3FF" w14:textId="77777777" w:rsidR="007449B0" w:rsidRDefault="007449B0" w:rsidP="007449B0">
      <w:pPr>
        <w:pStyle w:val="code"/>
        <w:rPr>
          <w:ins w:id="501" w:author="Matty Kadosh" w:date="2015-09-21T16:58:00Z"/>
        </w:rPr>
      </w:pPr>
      <w:ins w:id="502" w:author="Matty Kadosh" w:date="2015-09-21T16:58:00Z">
        <w:r>
          <w:t xml:space="preserve">    /** READ-WRITE */</w:t>
        </w:r>
      </w:ins>
    </w:p>
    <w:p w14:paraId="38CF171A" w14:textId="77777777" w:rsidR="007449B0" w:rsidRDefault="007449B0" w:rsidP="007449B0">
      <w:pPr>
        <w:pStyle w:val="code"/>
        <w:rPr>
          <w:ins w:id="503" w:author="Matty Kadosh" w:date="2015-09-21T16:58:00Z"/>
        </w:rPr>
      </w:pPr>
    </w:p>
    <w:p w14:paraId="49116918" w14:textId="26971020" w:rsidR="00F416AE" w:rsidRPr="00F416AE" w:rsidRDefault="00F416AE">
      <w:pPr>
        <w:pStyle w:val="code"/>
        <w:rPr>
          <w:ins w:id="504" w:author="Matty Kadosh" w:date="2015-09-21T18:18:00Z"/>
        </w:rPr>
      </w:pPr>
      <w:ins w:id="505" w:author="Matty Kadosh" w:date="2015-09-21T16:58:00Z">
        <w:r>
          <w:t xml:space="preserve">    /** </w:t>
        </w:r>
      </w:ins>
      <w:ins w:id="506" w:author="Matty Kadosh" w:date="2015-09-21T18:17:00Z">
        <w:r>
          <w:t xml:space="preserve">tunnel ip verssion ipv4/ipv6 </w:t>
        </w:r>
      </w:ins>
      <w:ins w:id="507" w:author="Matty Kadosh" w:date="2015-09-21T16:58:00Z">
        <w:r w:rsidR="007449B0">
          <w:t xml:space="preserve"> (M</w:t>
        </w:r>
        <w:r>
          <w:t>ANDATORY_ON_CREATE</w:t>
        </w:r>
      </w:ins>
      <w:ins w:id="508" w:author="Matty Kadosh" w:date="2015-09-21T18:19:00Z">
        <w:r>
          <w:t xml:space="preserve"> </w:t>
        </w:r>
      </w:ins>
      <w:ins w:id="509" w:author="Matty Kadosh" w:date="2015-09-21T18:18:00Z">
        <w:r>
          <w:t>when</w:t>
        </w:r>
      </w:ins>
      <w:ins w:id="510" w:author="Matty Kadosh" w:date="2015-09-21T18:19:00Z">
        <w:r>
          <w:t xml:space="preserve"> SAI_TUNNEL_ATTR_TYPE</w:t>
        </w:r>
      </w:ins>
      <w:ins w:id="511" w:author="Matty Kadosh" w:date="2015-09-21T18:20:00Z">
        <w:r>
          <w:t>=SAI_TUNNEL_IPINIP,SAI_TUNNEL_IPINIP_GRE,SAI_TUNNEL_IPINIP_GRE_AND_KEY</w:t>
        </w:r>
      </w:ins>
      <w:ins w:id="512" w:author="Matty Kadosh" w:date="2015-09-21T18:18:00Z">
        <w:r>
          <w:t>)</w:t>
        </w:r>
      </w:ins>
    </w:p>
    <w:p w14:paraId="7BB615A3" w14:textId="21D06F4F" w:rsidR="007449B0" w:rsidRDefault="00D41796">
      <w:pPr>
        <w:pStyle w:val="code"/>
        <w:rPr>
          <w:ins w:id="513" w:author="Matty Kadosh" w:date="2015-09-21T18:25:00Z"/>
        </w:rPr>
      </w:pPr>
      <w:ins w:id="514" w:author="Matty Kadosh" w:date="2015-09-21T18:18:00Z">
        <w:r>
          <w:t xml:space="preserve">   </w:t>
        </w:r>
        <w:r w:rsidR="00F416AE">
          <w:t>(CR</w:t>
        </w:r>
        <w:r>
          <w:t>EATE_ONLY) */</w:t>
        </w:r>
      </w:ins>
    </w:p>
    <w:p w14:paraId="544AEAA9" w14:textId="77777777" w:rsidR="00D41796" w:rsidRDefault="00D41796">
      <w:pPr>
        <w:pStyle w:val="code"/>
        <w:rPr>
          <w:ins w:id="515" w:author="Matty Kadosh" w:date="2015-09-21T16:58:00Z"/>
        </w:rPr>
      </w:pPr>
    </w:p>
    <w:p w14:paraId="1368FC36" w14:textId="46B30967" w:rsidR="007449B0" w:rsidRDefault="00F416AE" w:rsidP="007449B0">
      <w:pPr>
        <w:pStyle w:val="code"/>
        <w:rPr>
          <w:ins w:id="516" w:author="Matty Kadosh" w:date="2015-09-21T18:23:00Z"/>
        </w:rPr>
      </w:pPr>
      <w:ins w:id="517" w:author="Matty Kadosh" w:date="2015-09-21T16:58:00Z">
        <w:r>
          <w:t xml:space="preserve">    SAI_</w:t>
        </w:r>
      </w:ins>
      <w:ins w:id="518" w:author="Matty Kadosh" w:date="2015-09-21T18:16:00Z">
        <w:r>
          <w:t>TUNNEL_IP_VER</w:t>
        </w:r>
      </w:ins>
      <w:ins w:id="519" w:author="Matty Kadosh" w:date="2015-09-21T16:58:00Z">
        <w:r w:rsidR="007449B0">
          <w:t>,</w:t>
        </w:r>
      </w:ins>
    </w:p>
    <w:p w14:paraId="460F849A" w14:textId="77777777" w:rsidR="00D41796" w:rsidRDefault="00D41796" w:rsidP="00D41796">
      <w:pPr>
        <w:pStyle w:val="code"/>
        <w:rPr>
          <w:ins w:id="520" w:author="Matty Kadosh" w:date="2015-09-21T18:23:00Z"/>
        </w:rPr>
      </w:pPr>
    </w:p>
    <w:p w14:paraId="5CC90D2D" w14:textId="65DEFC48" w:rsidR="00D41796" w:rsidRPr="0058388F" w:rsidRDefault="00D41796" w:rsidP="00D41796">
      <w:pPr>
        <w:pStyle w:val="code"/>
        <w:rPr>
          <w:ins w:id="521" w:author="Matty Kadosh" w:date="2015-09-21T18:24:00Z"/>
        </w:rPr>
      </w:pPr>
      <w:ins w:id="522" w:author="Matty Kadosh" w:date="2015-09-21T18:24:00Z">
        <w:r>
          <w:t xml:space="preserve"> /**  tunnel src ip (MANDATORY_ON_CREATE when </w:t>
        </w:r>
      </w:ins>
      <w:ins w:id="523" w:author="Matty Kadosh" w:date="2015-09-21T18:25:00Z">
        <w:r>
          <w:t xml:space="preserve"> </w:t>
        </w:r>
      </w:ins>
      <w:ins w:id="524" w:author="Matty Kadosh" w:date="2015-09-21T18:24:00Z">
        <w:r>
          <w:t>SAI_TUNNEL_ATTR_TYPE=SAI_TUNNEL_IPINIP,SAI_TUNNEL_IPINIP_GRE,SAI_TUNNEL_IPINIP_GRE_AND_KEY)</w:t>
        </w:r>
      </w:ins>
    </w:p>
    <w:p w14:paraId="280B5CCD" w14:textId="74D33682" w:rsidR="00D41796" w:rsidRDefault="00D41796" w:rsidP="00D41796">
      <w:pPr>
        <w:pStyle w:val="code"/>
        <w:rPr>
          <w:ins w:id="525" w:author="Matty Kadosh" w:date="2015-09-21T18:24:00Z"/>
        </w:rPr>
      </w:pPr>
      <w:ins w:id="526" w:author="Matty Kadosh" w:date="2015-09-21T18:24:00Z">
        <w:r>
          <w:t xml:space="preserve"> (CREATE_ONLY) */</w:t>
        </w:r>
      </w:ins>
    </w:p>
    <w:p w14:paraId="41AFF777" w14:textId="52B74344" w:rsidR="00D41796" w:rsidRDefault="00D41796">
      <w:pPr>
        <w:pStyle w:val="code"/>
        <w:rPr>
          <w:ins w:id="527" w:author="Matty Kadosh" w:date="2015-09-21T18:21:00Z"/>
        </w:rPr>
      </w:pPr>
    </w:p>
    <w:p w14:paraId="3D482DDA" w14:textId="55574B8B" w:rsidR="00D41796" w:rsidRDefault="00D41796" w:rsidP="00D41796">
      <w:pPr>
        <w:pStyle w:val="code"/>
        <w:rPr>
          <w:ins w:id="528" w:author="Matty Kadosh" w:date="2015-09-21T18:27:00Z"/>
        </w:rPr>
      </w:pPr>
      <w:ins w:id="529" w:author="Matty Kadosh" w:date="2015-09-21T18:24:00Z">
        <w:r>
          <w:t xml:space="preserve">    SAI_TUNNEL_SRC_IP,</w:t>
        </w:r>
      </w:ins>
    </w:p>
    <w:p w14:paraId="0D2A2A5F" w14:textId="77777777" w:rsidR="00D41796" w:rsidRDefault="00D41796" w:rsidP="00D41796">
      <w:pPr>
        <w:pStyle w:val="code"/>
        <w:rPr>
          <w:ins w:id="530" w:author="Matty Kadosh" w:date="2015-09-21T18:27:00Z"/>
        </w:rPr>
      </w:pPr>
    </w:p>
    <w:p w14:paraId="1EDB7C44" w14:textId="7E4593A3" w:rsidR="00D41796" w:rsidRPr="0058388F" w:rsidRDefault="00D41796" w:rsidP="00D41796">
      <w:pPr>
        <w:pStyle w:val="code"/>
        <w:rPr>
          <w:ins w:id="531" w:author="Matty Kadosh" w:date="2015-09-21T18:31:00Z"/>
        </w:rPr>
      </w:pPr>
      <w:ins w:id="532" w:author="Matty Kadosh" w:date="2015-09-21T18:27:00Z">
        <w:r>
          <w:t xml:space="preserve">   </w:t>
        </w:r>
      </w:ins>
      <w:ins w:id="533" w:author="Matty Kadosh" w:date="2015-09-21T18:31:00Z">
        <w:r>
          <w:t xml:space="preserve"> /**  tunnel TTL mode (copy from inner or user define </w:t>
        </w:r>
      </w:ins>
      <w:ins w:id="534" w:author="Matty Kadosh" w:date="2015-09-21T18:27:00Z">
        <w:r>
          <w:t xml:space="preserve"> </w:t>
        </w:r>
      </w:ins>
      <w:ins w:id="535" w:author="Matty Kadosh" w:date="2015-09-21T18:30:00Z">
        <w:r>
          <w:t>[sai_tunnel_ttl_mode_t]</w:t>
        </w:r>
      </w:ins>
      <w:ins w:id="536" w:author="Matty Kadosh" w:date="2015-09-21T18:31:00Z">
        <w:r>
          <w:t xml:space="preserve"> MANDATORY_ON_CREATE when  SAI_TUNNEL_ATTR_TYPE=SAI_TUNNEL_IPINIP,SAI_TUNNEL_IPINIP_GRE,SAI_TUNNEL_IPINIP_GRE_AND_KEY)</w:t>
        </w:r>
      </w:ins>
    </w:p>
    <w:p w14:paraId="653AEFF4" w14:textId="77777777" w:rsidR="00D41796" w:rsidRDefault="00D41796" w:rsidP="00D41796">
      <w:pPr>
        <w:pStyle w:val="code"/>
        <w:rPr>
          <w:ins w:id="537" w:author="Matty Kadosh" w:date="2015-09-21T18:31:00Z"/>
        </w:rPr>
      </w:pPr>
      <w:ins w:id="538" w:author="Matty Kadosh" w:date="2015-09-21T18:31:00Z">
        <w:r>
          <w:t xml:space="preserve"> (CREATE_ONLY) */</w:t>
        </w:r>
      </w:ins>
    </w:p>
    <w:p w14:paraId="24482EEB" w14:textId="7302948E" w:rsidR="00D41796" w:rsidRDefault="00D41796" w:rsidP="00D41796">
      <w:pPr>
        <w:pStyle w:val="code"/>
        <w:rPr>
          <w:ins w:id="539" w:author="Matty Kadosh" w:date="2015-09-21T18:27:00Z"/>
        </w:rPr>
      </w:pPr>
    </w:p>
    <w:p w14:paraId="348E2CFE" w14:textId="3521DD96" w:rsidR="00D41796" w:rsidRDefault="00D41796" w:rsidP="00D41796">
      <w:pPr>
        <w:pStyle w:val="code"/>
        <w:rPr>
          <w:ins w:id="540" w:author="Matty Kadosh" w:date="2015-09-21T18:27:00Z"/>
        </w:rPr>
      </w:pPr>
      <w:ins w:id="541" w:author="Matty Kadosh" w:date="2015-09-21T18:27:00Z">
        <w:r>
          <w:t xml:space="preserve">   </w:t>
        </w:r>
      </w:ins>
      <w:ins w:id="542" w:author="Matty Kadosh" w:date="2015-09-21T18:32:00Z">
        <w:r>
          <w:t xml:space="preserve"> </w:t>
        </w:r>
      </w:ins>
      <w:ins w:id="543" w:author="Matty Kadosh" w:date="2015-09-21T18:27:00Z">
        <w:r>
          <w:t>SAI_TUNNEL_TTL_MODE,</w:t>
        </w:r>
      </w:ins>
    </w:p>
    <w:p w14:paraId="003CB8E7" w14:textId="77777777" w:rsidR="00D41796" w:rsidRDefault="00D41796" w:rsidP="00D41796">
      <w:pPr>
        <w:pStyle w:val="code"/>
        <w:rPr>
          <w:ins w:id="544" w:author="Matty Kadosh" w:date="2015-09-21T18:32:00Z"/>
        </w:rPr>
      </w:pPr>
    </w:p>
    <w:p w14:paraId="2F9EA953" w14:textId="2E5FBD7F" w:rsidR="00D41796" w:rsidRPr="0058388F" w:rsidRDefault="00D41796">
      <w:pPr>
        <w:pStyle w:val="code"/>
        <w:rPr>
          <w:ins w:id="545" w:author="Matty Kadosh" w:date="2015-09-21T18:32:00Z"/>
        </w:rPr>
      </w:pPr>
      <w:ins w:id="546" w:author="Matty Kadosh" w:date="2015-09-21T18:32:00Z">
        <w:r>
          <w:t xml:space="preserve">    /**  tunnel TTL value  MANDATORY_ON_CREATE when  </w:t>
        </w:r>
      </w:ins>
      <w:ins w:id="547" w:author="Matty Kadosh" w:date="2015-09-21T18:33:00Z">
        <w:r w:rsidR="00692FBD">
          <w:t xml:space="preserve">SAI_TUNNEL_TTL_MODE </w:t>
        </w:r>
      </w:ins>
      <w:ins w:id="548" w:author="Matty Kadosh" w:date="2015-09-21T18:32:00Z">
        <w:r>
          <w:t>=</w:t>
        </w:r>
      </w:ins>
      <w:ins w:id="549" w:author="Matty Kadosh" w:date="2015-09-21T18:33:00Z">
        <w:r w:rsidR="00692FBD" w:rsidRPr="00692FBD">
          <w:t xml:space="preserve"> </w:t>
        </w:r>
        <w:r w:rsidR="00692FBD">
          <w:t>SAI_TUNNEL_TTL_USER_DEFINE</w:t>
        </w:r>
      </w:ins>
      <w:ins w:id="550" w:author="Matty Kadosh" w:date="2015-09-21T18:32:00Z">
        <w:r>
          <w:t>)</w:t>
        </w:r>
      </w:ins>
    </w:p>
    <w:p w14:paraId="4C2FE534" w14:textId="77777777" w:rsidR="00D41796" w:rsidRDefault="00D41796" w:rsidP="00D41796">
      <w:pPr>
        <w:pStyle w:val="code"/>
        <w:rPr>
          <w:ins w:id="551" w:author="Matty Kadosh" w:date="2015-09-21T18:32:00Z"/>
        </w:rPr>
      </w:pPr>
    </w:p>
    <w:p w14:paraId="0A27FE8F" w14:textId="4DE17741" w:rsidR="00D41796" w:rsidRDefault="00D41796" w:rsidP="00D41796">
      <w:pPr>
        <w:pStyle w:val="code"/>
        <w:rPr>
          <w:ins w:id="552" w:author="Matty Kadosh" w:date="2015-09-21T18:34:00Z"/>
        </w:rPr>
      </w:pPr>
      <w:ins w:id="553" w:author="Matty Kadosh" w:date="2015-09-21T18:32:00Z">
        <w:r>
          <w:lastRenderedPageBreak/>
          <w:t xml:space="preserve">    SAI_TUNNEL_TTL_VAL,</w:t>
        </w:r>
      </w:ins>
    </w:p>
    <w:p w14:paraId="06101415" w14:textId="77777777" w:rsidR="00692FBD" w:rsidRDefault="00692FBD" w:rsidP="00D41796">
      <w:pPr>
        <w:pStyle w:val="code"/>
        <w:rPr>
          <w:ins w:id="554" w:author="Matty Kadosh" w:date="2015-09-21T18:34:00Z"/>
        </w:rPr>
      </w:pPr>
    </w:p>
    <w:p w14:paraId="59DF0A49" w14:textId="31BB58B6" w:rsidR="00692FBD" w:rsidRPr="0058388F" w:rsidRDefault="00692FBD" w:rsidP="00692FBD">
      <w:pPr>
        <w:pStyle w:val="code"/>
        <w:rPr>
          <w:ins w:id="555" w:author="Matty Kadosh" w:date="2015-09-21T18:34:00Z"/>
        </w:rPr>
      </w:pPr>
      <w:ins w:id="556" w:author="Matty Kadosh" w:date="2015-09-21T18:34:00Z">
        <w:r>
          <w:t xml:space="preserve">    /**  tunnel </w:t>
        </w:r>
      </w:ins>
      <w:ins w:id="557" w:author="Matty Kadosh" w:date="2015-09-21T18:35:00Z">
        <w:r>
          <w:t xml:space="preserve">dscp </w:t>
        </w:r>
      </w:ins>
      <w:ins w:id="558" w:author="Matty Kadosh" w:date="2015-09-21T18:34:00Z">
        <w:r>
          <w:t xml:space="preserve"> mode (</w:t>
        </w:r>
      </w:ins>
      <w:ins w:id="559" w:author="Matty Kadosh" w:date="2015-09-21T18:35:00Z">
        <w:r>
          <w:t>pipe or uniform model )</w:t>
        </w:r>
      </w:ins>
      <w:ins w:id="560" w:author="Matty Kadosh" w:date="2015-09-21T18:34:00Z">
        <w:r>
          <w:t xml:space="preserve">  [sai_tunnel_</w:t>
        </w:r>
      </w:ins>
      <w:ins w:id="561" w:author="Matty Kadosh" w:date="2015-09-21T18:35:00Z">
        <w:r>
          <w:t>dscp</w:t>
        </w:r>
      </w:ins>
      <w:ins w:id="562" w:author="Matty Kadosh" w:date="2015-09-21T18:34:00Z">
        <w:r>
          <w:t>_mode_t] MANDATORY_ON_CREATE when  SAI_TUNNEL_ATTR_TYPE=SAI_TUNNEL_IPINIP,SAI_TUNNEL_IPINIP_GRE,SAI_TUNNEL_IPINIP_GRE_AND_KEY)</w:t>
        </w:r>
      </w:ins>
    </w:p>
    <w:p w14:paraId="5C9A823C" w14:textId="77777777" w:rsidR="00692FBD" w:rsidRDefault="00692FBD" w:rsidP="00692FBD">
      <w:pPr>
        <w:pStyle w:val="code"/>
        <w:rPr>
          <w:ins w:id="563" w:author="Matty Kadosh" w:date="2015-09-21T18:34:00Z"/>
        </w:rPr>
      </w:pPr>
      <w:ins w:id="564" w:author="Matty Kadosh" w:date="2015-09-21T18:34:00Z">
        <w:r>
          <w:t xml:space="preserve"> (CREATE_ONLY) */</w:t>
        </w:r>
      </w:ins>
    </w:p>
    <w:p w14:paraId="2E833155" w14:textId="77777777" w:rsidR="00692FBD" w:rsidRDefault="00692FBD" w:rsidP="00692FBD">
      <w:pPr>
        <w:pStyle w:val="code"/>
        <w:rPr>
          <w:ins w:id="565" w:author="Matty Kadosh" w:date="2015-09-21T18:34:00Z"/>
        </w:rPr>
      </w:pPr>
    </w:p>
    <w:p w14:paraId="7A08552E" w14:textId="20F1E37C" w:rsidR="00692FBD" w:rsidRDefault="00692FBD" w:rsidP="00692FBD">
      <w:pPr>
        <w:pStyle w:val="code"/>
        <w:rPr>
          <w:ins w:id="566" w:author="Matty Kadosh" w:date="2015-09-21T18:34:00Z"/>
        </w:rPr>
      </w:pPr>
      <w:ins w:id="567" w:author="Matty Kadosh" w:date="2015-09-21T18:34:00Z">
        <w:r>
          <w:t xml:space="preserve">    SAI_TUNNEL_</w:t>
        </w:r>
      </w:ins>
      <w:ins w:id="568" w:author="Matty Kadosh" w:date="2015-09-21T18:35:00Z">
        <w:r>
          <w:t>DSCP</w:t>
        </w:r>
      </w:ins>
      <w:ins w:id="569" w:author="Matty Kadosh" w:date="2015-09-21T18:34:00Z">
        <w:r>
          <w:t>_MODE,</w:t>
        </w:r>
      </w:ins>
    </w:p>
    <w:p w14:paraId="2CB8B49B" w14:textId="77777777" w:rsidR="00692FBD" w:rsidRDefault="00692FBD" w:rsidP="00692FBD">
      <w:pPr>
        <w:pStyle w:val="code"/>
        <w:rPr>
          <w:ins w:id="570" w:author="Matty Kadosh" w:date="2015-09-21T18:34:00Z"/>
        </w:rPr>
      </w:pPr>
    </w:p>
    <w:p w14:paraId="44F5718E" w14:textId="43A61FA6" w:rsidR="00692FBD" w:rsidRPr="0058388F" w:rsidRDefault="00692FBD" w:rsidP="00692FBD">
      <w:pPr>
        <w:pStyle w:val="code"/>
        <w:rPr>
          <w:ins w:id="571" w:author="Matty Kadosh" w:date="2015-09-21T18:34:00Z"/>
        </w:rPr>
      </w:pPr>
      <w:ins w:id="572" w:author="Matty Kadosh" w:date="2015-09-21T18:34:00Z">
        <w:r>
          <w:t xml:space="preserve">    /**  tunnel </w:t>
        </w:r>
      </w:ins>
      <w:ins w:id="573" w:author="Matty Kadosh" w:date="2015-09-21T18:36:00Z">
        <w:r>
          <w:t>DSCP</w:t>
        </w:r>
      </w:ins>
      <w:ins w:id="574" w:author="Matty Kadosh" w:date="2015-09-21T18:34:00Z">
        <w:r>
          <w:t xml:space="preserve"> value  MANDATORY_ON_CREATE when  SAI_TUNNEL_</w:t>
        </w:r>
      </w:ins>
      <w:ins w:id="575" w:author="Matty Kadosh" w:date="2015-09-21T18:36:00Z">
        <w:r>
          <w:t>DSCP</w:t>
        </w:r>
      </w:ins>
      <w:ins w:id="576" w:author="Matty Kadosh" w:date="2015-09-21T18:34:00Z">
        <w:r>
          <w:t>_MODE =</w:t>
        </w:r>
        <w:r w:rsidRPr="00692FBD">
          <w:t xml:space="preserve"> </w:t>
        </w:r>
        <w:r>
          <w:t>SAI_TUNNEL</w:t>
        </w:r>
      </w:ins>
      <w:ins w:id="577" w:author="Matty Kadosh" w:date="2015-09-21T18:35:00Z">
        <w:r>
          <w:t>_DSCP</w:t>
        </w:r>
      </w:ins>
      <w:ins w:id="578" w:author="Matty Kadosh" w:date="2015-09-21T18:34:00Z">
        <w:r>
          <w:t>_USER_DEFINE)</w:t>
        </w:r>
      </w:ins>
    </w:p>
    <w:p w14:paraId="171226DC" w14:textId="77777777" w:rsidR="00692FBD" w:rsidRDefault="00692FBD" w:rsidP="00692FBD">
      <w:pPr>
        <w:pStyle w:val="code"/>
        <w:rPr>
          <w:ins w:id="579" w:author="Matty Kadosh" w:date="2015-09-21T18:34:00Z"/>
        </w:rPr>
      </w:pPr>
    </w:p>
    <w:p w14:paraId="2E698A55" w14:textId="48333ECB" w:rsidR="00692FBD" w:rsidRDefault="00692FBD" w:rsidP="00692FBD">
      <w:pPr>
        <w:pStyle w:val="code"/>
        <w:rPr>
          <w:ins w:id="580" w:author="Matty Kadosh" w:date="2015-09-21T18:34:00Z"/>
        </w:rPr>
      </w:pPr>
      <w:ins w:id="581" w:author="Matty Kadosh" w:date="2015-09-21T18:34:00Z">
        <w:r>
          <w:t xml:space="preserve">    SAI_TUNNEL_</w:t>
        </w:r>
      </w:ins>
      <w:ins w:id="582" w:author="Matty Kadosh" w:date="2015-09-21T18:36:00Z">
        <w:r>
          <w:t>DSCP</w:t>
        </w:r>
      </w:ins>
      <w:ins w:id="583" w:author="Matty Kadosh" w:date="2015-09-21T18:34:00Z">
        <w:r>
          <w:t>_VAL,</w:t>
        </w:r>
      </w:ins>
    </w:p>
    <w:p w14:paraId="21ECB280" w14:textId="77777777" w:rsidR="00692FBD" w:rsidRDefault="00692FBD" w:rsidP="00692FBD">
      <w:pPr>
        <w:pStyle w:val="code"/>
        <w:rPr>
          <w:ins w:id="584" w:author="Matty Kadosh" w:date="2015-09-21T18:34:00Z"/>
        </w:rPr>
      </w:pPr>
    </w:p>
    <w:p w14:paraId="31DF2D71" w14:textId="77777777" w:rsidR="00692FBD" w:rsidRDefault="00692FBD" w:rsidP="00D41796">
      <w:pPr>
        <w:pStyle w:val="code"/>
        <w:rPr>
          <w:ins w:id="585" w:author="Matty Kadosh" w:date="2015-09-21T18:32:00Z"/>
        </w:rPr>
      </w:pPr>
    </w:p>
    <w:p w14:paraId="598346D5" w14:textId="618CEB1F" w:rsidR="00692FBD" w:rsidRDefault="00692FBD">
      <w:pPr>
        <w:pStyle w:val="code"/>
        <w:rPr>
          <w:ins w:id="586" w:author="Matty Kadosh" w:date="2015-09-21T18:40:00Z"/>
        </w:rPr>
      </w:pPr>
      <w:ins w:id="587" w:author="Matty Kadosh" w:date="2015-09-21T18:40:00Z">
        <w:r>
          <w:t xml:space="preserve"> /**  tunnel ECN mapping </w:t>
        </w:r>
      </w:ins>
      <w:ins w:id="588" w:author="Matty Kadosh" w:date="2015-09-21T18:41:00Z">
        <w:r>
          <w:t>*/</w:t>
        </w:r>
      </w:ins>
    </w:p>
    <w:p w14:paraId="1C414C2C" w14:textId="2C793882" w:rsidR="00692FBD" w:rsidRDefault="00692FBD" w:rsidP="00692FBD">
      <w:pPr>
        <w:pStyle w:val="code"/>
        <w:rPr>
          <w:ins w:id="589" w:author="Matty Kadosh" w:date="2015-09-21T18:40:00Z"/>
        </w:rPr>
      </w:pPr>
      <w:ins w:id="590" w:author="Matty Kadosh" w:date="2015-09-21T18:40:00Z">
        <w:r>
          <w:t xml:space="preserve"> SAI_TUNNEL_</w:t>
        </w:r>
      </w:ins>
      <w:ins w:id="591" w:author="Matty Kadosh" w:date="2015-09-21T18:42:00Z">
        <w:r>
          <w:t>ENCAP_</w:t>
        </w:r>
      </w:ins>
      <w:ins w:id="592" w:author="Matty Kadosh" w:date="2015-09-21T18:40:00Z">
        <w:r>
          <w:t>ECN_MAPPING,(TBD)</w:t>
        </w:r>
      </w:ins>
    </w:p>
    <w:p w14:paraId="6478D248" w14:textId="77777777" w:rsidR="00D41796" w:rsidRDefault="00D41796" w:rsidP="00D41796">
      <w:pPr>
        <w:pStyle w:val="code"/>
        <w:rPr>
          <w:ins w:id="593" w:author="Matty Kadosh" w:date="2015-09-21T18:24:00Z"/>
        </w:rPr>
      </w:pPr>
    </w:p>
    <w:p w14:paraId="7E23600F" w14:textId="77777777" w:rsidR="00F416AE" w:rsidRDefault="00F416AE" w:rsidP="007449B0">
      <w:pPr>
        <w:pStyle w:val="code"/>
        <w:rPr>
          <w:ins w:id="594" w:author="Matty Kadosh" w:date="2015-09-21T18:21:00Z"/>
        </w:rPr>
      </w:pPr>
    </w:p>
    <w:p w14:paraId="30553EA2" w14:textId="6CC7F22E" w:rsidR="00F416AE" w:rsidRPr="0058388F" w:rsidRDefault="00F416AE">
      <w:pPr>
        <w:pStyle w:val="code"/>
        <w:rPr>
          <w:ins w:id="595" w:author="Matty Kadosh" w:date="2015-09-21T18:22:00Z"/>
        </w:rPr>
      </w:pPr>
      <w:ins w:id="596" w:author="Matty Kadosh" w:date="2015-09-21T18:22:00Z">
        <w:r>
          <w:t>/** tunnel GEP key (MANDATORY_ON_CREATE when SAI_TUNNEL_ATTR_TYPE=SAI_TUNNEL_IPINIP_GRE_AND_KEY)</w:t>
        </w:r>
      </w:ins>
    </w:p>
    <w:p w14:paraId="51508CFD" w14:textId="02C531C9" w:rsidR="00F416AE" w:rsidRDefault="00D41796" w:rsidP="00F416AE">
      <w:pPr>
        <w:pStyle w:val="code"/>
        <w:rPr>
          <w:ins w:id="597" w:author="Matty Kadosh" w:date="2015-09-21T18:22:00Z"/>
        </w:rPr>
      </w:pPr>
      <w:ins w:id="598" w:author="Matty Kadosh" w:date="2015-09-21T18:25:00Z">
        <w:r>
          <w:t xml:space="preserve"> </w:t>
        </w:r>
      </w:ins>
      <w:ins w:id="599" w:author="Matty Kadosh" w:date="2015-09-21T18:22:00Z">
        <w:r w:rsidR="00F416AE">
          <w:t>(CREATE_ONLY) */</w:t>
        </w:r>
      </w:ins>
    </w:p>
    <w:p w14:paraId="1A3DB256" w14:textId="77777777" w:rsidR="00F416AE" w:rsidRDefault="00F416AE" w:rsidP="00F416AE">
      <w:pPr>
        <w:pStyle w:val="code"/>
        <w:rPr>
          <w:ins w:id="600" w:author="Matty Kadosh" w:date="2015-09-21T18:22:00Z"/>
        </w:rPr>
      </w:pPr>
      <w:ins w:id="601" w:author="Matty Kadosh" w:date="2015-09-21T18:22:00Z">
        <w:r>
          <w:t>*/</w:t>
        </w:r>
      </w:ins>
    </w:p>
    <w:p w14:paraId="2E290C9F" w14:textId="5B994FC1" w:rsidR="00F416AE" w:rsidRDefault="00F416AE" w:rsidP="007449B0">
      <w:pPr>
        <w:pStyle w:val="code"/>
        <w:rPr>
          <w:ins w:id="602" w:author="Matty Kadosh" w:date="2015-09-21T18:21:00Z"/>
        </w:rPr>
      </w:pPr>
    </w:p>
    <w:p w14:paraId="5F9EBE0B" w14:textId="338DE08F" w:rsidR="007449B0" w:rsidRDefault="00F416AE">
      <w:pPr>
        <w:pStyle w:val="code"/>
        <w:rPr>
          <w:ins w:id="603" w:author="Matty Kadosh" w:date="2015-09-21T16:58:00Z"/>
        </w:rPr>
      </w:pPr>
      <w:ins w:id="604" w:author="Matty Kadosh" w:date="2015-09-21T18:21:00Z">
        <w:r>
          <w:t xml:space="preserve">    SAI_TUNNEL_GRE_KEY</w:t>
        </w:r>
        <w:r w:rsidR="00692FBD">
          <w:t>,</w:t>
        </w:r>
      </w:ins>
    </w:p>
    <w:p w14:paraId="67EDA202" w14:textId="77777777" w:rsidR="007449B0" w:rsidRDefault="007449B0" w:rsidP="007449B0">
      <w:pPr>
        <w:pStyle w:val="code"/>
        <w:rPr>
          <w:ins w:id="605" w:author="Matty Kadosh" w:date="2015-09-21T16:58:00Z"/>
        </w:rPr>
      </w:pPr>
    </w:p>
    <w:p w14:paraId="226D03CA" w14:textId="1CEF5303" w:rsidR="007449B0" w:rsidRDefault="007449B0">
      <w:pPr>
        <w:pStyle w:val="code"/>
        <w:rPr>
          <w:ins w:id="606" w:author="Matty Kadosh" w:date="2015-09-21T16:58:00Z"/>
        </w:rPr>
      </w:pPr>
      <w:ins w:id="607" w:author="Matty Kadosh" w:date="2015-09-21T16:58:00Z">
        <w:r>
          <w:t xml:space="preserve">} </w:t>
        </w:r>
      </w:ins>
      <w:ins w:id="608" w:author="Matty Kadosh" w:date="2015-09-21T16:59:00Z">
        <w:r>
          <w:t>sai_tunnel_encap_t;</w:t>
        </w:r>
      </w:ins>
    </w:p>
    <w:p w14:paraId="5278B142" w14:textId="77777777" w:rsidR="007449B0" w:rsidRDefault="007449B0">
      <w:pPr>
        <w:pStyle w:val="code"/>
        <w:rPr>
          <w:ins w:id="609" w:author="Matty Kadosh" w:date="2015-09-21T16:58:00Z"/>
        </w:rPr>
        <w:pPrChange w:id="610" w:author="Matty Kadosh" w:date="2015-09-07T19:23:00Z">
          <w:pPr/>
        </w:pPrChange>
      </w:pPr>
    </w:p>
    <w:p w14:paraId="4B3726C9" w14:textId="77777777" w:rsidR="007449B0" w:rsidRDefault="007449B0">
      <w:pPr>
        <w:pStyle w:val="code"/>
        <w:rPr>
          <w:ins w:id="611" w:author="Matty Kadosh" w:date="2015-09-21T16:58:00Z"/>
        </w:rPr>
        <w:pPrChange w:id="612" w:author="Matty Kadosh" w:date="2015-09-07T19:23:00Z">
          <w:pPr/>
        </w:pPrChange>
      </w:pPr>
    </w:p>
    <w:p w14:paraId="7C13FF26" w14:textId="0B115886" w:rsidR="007449B0" w:rsidRDefault="007449B0" w:rsidP="007449B0">
      <w:pPr>
        <w:pStyle w:val="code"/>
        <w:rPr>
          <w:ins w:id="613" w:author="Matty Kadosh" w:date="2015-09-21T16:58:00Z"/>
        </w:rPr>
      </w:pPr>
      <w:ins w:id="614" w:author="Matty Kadosh" w:date="2015-09-21T16:58:00Z">
        <w:r>
          <w:t xml:space="preserve">typedef enum </w:t>
        </w:r>
      </w:ins>
      <w:ins w:id="615" w:author="Matty Kadosh" w:date="2015-09-21T16:59:00Z">
        <w:r>
          <w:t>_sai_tunnel_decap_t</w:t>
        </w:r>
      </w:ins>
    </w:p>
    <w:p w14:paraId="263048F2" w14:textId="77777777" w:rsidR="007449B0" w:rsidRDefault="007449B0" w:rsidP="007449B0">
      <w:pPr>
        <w:pStyle w:val="code"/>
        <w:rPr>
          <w:ins w:id="616" w:author="Matty Kadosh" w:date="2015-09-21T16:58:00Z"/>
        </w:rPr>
      </w:pPr>
      <w:ins w:id="617" w:author="Matty Kadosh" w:date="2015-09-21T16:58:00Z">
        <w:r>
          <w:t>{</w:t>
        </w:r>
      </w:ins>
    </w:p>
    <w:p w14:paraId="256B345F" w14:textId="77777777" w:rsidR="007449B0" w:rsidRDefault="007449B0" w:rsidP="007449B0">
      <w:pPr>
        <w:pStyle w:val="code"/>
        <w:rPr>
          <w:ins w:id="618" w:author="Matty Kadosh" w:date="2015-09-21T16:58:00Z"/>
        </w:rPr>
      </w:pPr>
      <w:ins w:id="619" w:author="Matty Kadosh" w:date="2015-09-21T16:58:00Z">
        <w:r>
          <w:t xml:space="preserve">    /** READ-WRITE */</w:t>
        </w:r>
      </w:ins>
    </w:p>
    <w:p w14:paraId="0AB4A837" w14:textId="77777777" w:rsidR="003F7A53" w:rsidRDefault="003F7A53" w:rsidP="00692FBD">
      <w:pPr>
        <w:pStyle w:val="code"/>
        <w:rPr>
          <w:ins w:id="620" w:author="Matty Kadosh" w:date="2015-09-21T19:06:00Z"/>
        </w:rPr>
      </w:pPr>
    </w:p>
    <w:p w14:paraId="3766BC5D" w14:textId="4FA5ED18" w:rsidR="003F7A53" w:rsidRDefault="003F7A53">
      <w:pPr>
        <w:pStyle w:val="code"/>
        <w:rPr>
          <w:ins w:id="621" w:author="Matty Kadosh" w:date="2015-09-21T19:09:00Z"/>
        </w:rPr>
      </w:pPr>
      <w:ins w:id="622" w:author="Matty Kadosh" w:date="2015-09-21T19:07:00Z">
        <w:r>
          <w:t xml:space="preserve">    /**  enable </w:t>
        </w:r>
      </w:ins>
      <w:ins w:id="623" w:author="Matty Kadosh" w:date="2015-09-21T19:08:00Z">
        <w:r>
          <w:t xml:space="preserve">decap src ip validation check </w:t>
        </w:r>
      </w:ins>
      <w:ins w:id="624" w:author="Matty Kadosh" w:date="2015-09-21T19:07:00Z">
        <w:r>
          <w:t xml:space="preserve"> MANDATORY_ON_CREATE when  </w:t>
        </w:r>
      </w:ins>
      <w:ins w:id="625" w:author="Matty Kadosh" w:date="2015-09-21T19:08:00Z">
        <w:r>
          <w:t xml:space="preserve">   </w:t>
        </w:r>
      </w:ins>
      <w:ins w:id="626" w:author="Matty Kadosh" w:date="2015-09-21T19:07:00Z">
        <w:r>
          <w:t>SAI_TUNNEL_ATTR_TYPE=SAI_TUNNEL_IPINIP,SAI_TUNNEL_IPINIP_GRE,SAI_TUNNEL_IPINIP_GRE_AND_KEY)</w:t>
        </w:r>
      </w:ins>
    </w:p>
    <w:p w14:paraId="28FDC440" w14:textId="6912DD82" w:rsidR="003F7A53" w:rsidRDefault="003F7A53">
      <w:pPr>
        <w:pStyle w:val="code"/>
        <w:rPr>
          <w:ins w:id="627" w:author="Matty Kadosh" w:date="2015-09-21T19:06:00Z"/>
        </w:rPr>
      </w:pPr>
      <w:ins w:id="628" w:author="Matty Kadosh" w:date="2015-09-21T19:09:00Z">
        <w:r>
          <w:t xml:space="preserve">    */</w:t>
        </w:r>
      </w:ins>
    </w:p>
    <w:p w14:paraId="06DCEF7D" w14:textId="4A1F39B7" w:rsidR="003F7A53" w:rsidRDefault="003F7A53" w:rsidP="003F7A53">
      <w:pPr>
        <w:pStyle w:val="code"/>
        <w:rPr>
          <w:ins w:id="629" w:author="Matty Kadosh" w:date="2015-09-21T19:10:00Z"/>
        </w:rPr>
      </w:pPr>
      <w:ins w:id="630" w:author="Matty Kadosh" w:date="2015-09-21T19:06:00Z">
        <w:r>
          <w:t xml:space="preserve">    SAI_TUNNEL_DECAP_SIP_CHECK,</w:t>
        </w:r>
      </w:ins>
    </w:p>
    <w:p w14:paraId="4227BC44" w14:textId="77777777" w:rsidR="003F7A53" w:rsidRDefault="003F7A53" w:rsidP="003F7A53">
      <w:pPr>
        <w:pStyle w:val="code"/>
        <w:rPr>
          <w:ins w:id="631" w:author="Matty Kadosh" w:date="2015-09-21T19:10:00Z"/>
        </w:rPr>
      </w:pPr>
    </w:p>
    <w:p w14:paraId="6A81D294" w14:textId="77F8AE2F" w:rsidR="003F7A53" w:rsidRPr="0058388F" w:rsidRDefault="003F7A53">
      <w:pPr>
        <w:pStyle w:val="code"/>
        <w:rPr>
          <w:ins w:id="632" w:author="Matty Kadosh" w:date="2015-09-21T19:10:00Z"/>
        </w:rPr>
      </w:pPr>
      <w:ins w:id="633" w:author="Matty Kadosh" w:date="2015-09-21T19:10:00Z">
        <w:r>
          <w:t>/**  expected tunnel src ip (MANDATORY_ON_CREATE when  SAI_TUNNEL_DECAP_SIP_CHECK is enabled</w:t>
        </w:r>
      </w:ins>
      <w:ins w:id="634" w:author="Matty Kadosh" w:date="2015-09-21T19:11:00Z">
        <w:r>
          <w:t>)</w:t>
        </w:r>
      </w:ins>
    </w:p>
    <w:p w14:paraId="11786025" w14:textId="77777777" w:rsidR="003F7A53" w:rsidRDefault="003F7A53" w:rsidP="003F7A53">
      <w:pPr>
        <w:pStyle w:val="code"/>
        <w:rPr>
          <w:ins w:id="635" w:author="Matty Kadosh" w:date="2015-09-21T19:10:00Z"/>
        </w:rPr>
      </w:pPr>
      <w:ins w:id="636" w:author="Matty Kadosh" w:date="2015-09-21T19:10:00Z">
        <w:r>
          <w:t xml:space="preserve"> (CREATE_ONLY) */</w:t>
        </w:r>
      </w:ins>
    </w:p>
    <w:p w14:paraId="520D1FE4" w14:textId="77777777" w:rsidR="003F7A53" w:rsidRDefault="003F7A53" w:rsidP="003F7A53">
      <w:pPr>
        <w:pStyle w:val="code"/>
        <w:rPr>
          <w:ins w:id="637" w:author="Matty Kadosh" w:date="2015-09-21T19:10:00Z"/>
        </w:rPr>
      </w:pPr>
    </w:p>
    <w:p w14:paraId="5C8D4D5C" w14:textId="1A3F482C" w:rsidR="003F7A53" w:rsidRDefault="003F7A53" w:rsidP="003F7A53">
      <w:pPr>
        <w:pStyle w:val="code"/>
        <w:rPr>
          <w:ins w:id="638" w:author="Matty Kadosh" w:date="2015-09-21T19:10:00Z"/>
        </w:rPr>
      </w:pPr>
      <w:ins w:id="639" w:author="Matty Kadosh" w:date="2015-09-21T19:10:00Z">
        <w:r>
          <w:t xml:space="preserve">    SAI_TUNNEL_</w:t>
        </w:r>
      </w:ins>
      <w:ins w:id="640" w:author="Matty Kadosh" w:date="2015-09-21T19:11:00Z">
        <w:r>
          <w:t>EXPECTED_</w:t>
        </w:r>
      </w:ins>
      <w:ins w:id="641" w:author="Matty Kadosh" w:date="2015-09-21T19:10:00Z">
        <w:r>
          <w:t>SRC_IP,</w:t>
        </w:r>
      </w:ins>
    </w:p>
    <w:p w14:paraId="2A5E8339" w14:textId="77777777" w:rsidR="003F7A53" w:rsidRDefault="003F7A53" w:rsidP="00692FBD">
      <w:pPr>
        <w:pStyle w:val="code"/>
        <w:rPr>
          <w:ins w:id="642" w:author="Matty Kadosh" w:date="2015-09-21T18:42:00Z"/>
        </w:rPr>
      </w:pPr>
    </w:p>
    <w:p w14:paraId="39ACD166" w14:textId="03A13689" w:rsidR="00692FBD" w:rsidRDefault="003F7A53" w:rsidP="00692FBD">
      <w:pPr>
        <w:pStyle w:val="code"/>
        <w:rPr>
          <w:ins w:id="643" w:author="Matty Kadosh" w:date="2015-09-21T18:43:00Z"/>
        </w:rPr>
      </w:pPr>
      <w:ins w:id="644" w:author="Matty Kadosh" w:date="2015-09-21T18:43:00Z">
        <w:r>
          <w:t xml:space="preserve">   </w:t>
        </w:r>
        <w:r w:rsidR="00692FBD">
          <w:t xml:space="preserve">/**  tunnel </w:t>
        </w:r>
        <w:r w:rsidR="00AF61C5">
          <w:t xml:space="preserve">decap </w:t>
        </w:r>
        <w:r w:rsidR="00692FBD">
          <w:t>ECN mapping */</w:t>
        </w:r>
      </w:ins>
    </w:p>
    <w:p w14:paraId="74412370" w14:textId="7D7C564E" w:rsidR="007449B0" w:rsidRDefault="003F7A53">
      <w:pPr>
        <w:pStyle w:val="code"/>
        <w:rPr>
          <w:ins w:id="645" w:author="Matty Kadosh" w:date="2015-09-21T19:11:00Z"/>
        </w:rPr>
      </w:pPr>
      <w:ins w:id="646" w:author="Matty Kadosh" w:date="2015-09-21T18:43:00Z">
        <w:r>
          <w:t xml:space="preserve">   </w:t>
        </w:r>
        <w:r w:rsidR="00692FBD">
          <w:t>SAI_TUNNEL_</w:t>
        </w:r>
        <w:r w:rsidR="00AF61C5">
          <w:t>DE</w:t>
        </w:r>
        <w:r w:rsidR="00692FBD">
          <w:t>CAP_ECN_</w:t>
        </w:r>
        <w:r w:rsidR="00AF61C5">
          <w:t>TABLE</w:t>
        </w:r>
        <w:r w:rsidR="00692FBD">
          <w:t>,(TBD)</w:t>
        </w:r>
      </w:ins>
    </w:p>
    <w:p w14:paraId="2607FC67" w14:textId="77777777" w:rsidR="003F7A53" w:rsidRDefault="003F7A53">
      <w:pPr>
        <w:pStyle w:val="code"/>
        <w:rPr>
          <w:ins w:id="647" w:author="Matty Kadosh" w:date="2015-09-21T16:58:00Z"/>
        </w:rPr>
      </w:pPr>
    </w:p>
    <w:p w14:paraId="01F9836A" w14:textId="75B48994" w:rsidR="007449B0" w:rsidRDefault="007449B0" w:rsidP="007449B0">
      <w:pPr>
        <w:pStyle w:val="code"/>
        <w:rPr>
          <w:ins w:id="648" w:author="Matty Kadosh" w:date="2015-09-21T16:58:00Z"/>
        </w:rPr>
      </w:pPr>
      <w:ins w:id="649" w:author="Matty Kadosh" w:date="2015-09-21T16:58:00Z">
        <w:r>
          <w:t xml:space="preserve">} </w:t>
        </w:r>
      </w:ins>
      <w:ins w:id="650" w:author="Matty Kadosh" w:date="2015-09-21T16:59:00Z">
        <w:r>
          <w:t>sai_tunnel_decap_t</w:t>
        </w:r>
      </w:ins>
      <w:ins w:id="651" w:author="Matty Kadosh" w:date="2015-09-21T16:58:00Z">
        <w:r>
          <w:t>;</w:t>
        </w:r>
      </w:ins>
    </w:p>
    <w:p w14:paraId="1DD7D506" w14:textId="77777777" w:rsidR="007449B0" w:rsidRDefault="007449B0">
      <w:pPr>
        <w:pStyle w:val="code"/>
        <w:rPr>
          <w:ins w:id="652" w:author="Matty Kadosh" w:date="2015-09-21T16:58:00Z"/>
        </w:rPr>
        <w:pPrChange w:id="653" w:author="Matty Kadosh" w:date="2015-09-07T19:23:00Z">
          <w:pPr/>
        </w:pPrChange>
      </w:pPr>
    </w:p>
    <w:p w14:paraId="5C333992" w14:textId="77777777" w:rsidR="007449B0" w:rsidRDefault="007449B0">
      <w:pPr>
        <w:pStyle w:val="code"/>
        <w:rPr>
          <w:ins w:id="654" w:author="Matty Kadosh" w:date="2015-09-21T16:58:00Z"/>
        </w:rPr>
        <w:pPrChange w:id="655" w:author="Matty Kadosh" w:date="2015-09-07T19:23:00Z">
          <w:pPr/>
        </w:pPrChange>
      </w:pPr>
    </w:p>
    <w:p w14:paraId="2829EB2E" w14:textId="03F6BEC2" w:rsidR="007A1666" w:rsidRDefault="007A1666">
      <w:pPr>
        <w:pStyle w:val="code"/>
        <w:rPr>
          <w:ins w:id="656" w:author="Matty Kadosh" w:date="2015-09-07T19:21:00Z"/>
        </w:rPr>
        <w:pPrChange w:id="657" w:author="Matty Kadosh" w:date="2015-09-07T19:23:00Z">
          <w:pPr/>
        </w:pPrChange>
      </w:pPr>
      <w:ins w:id="658" w:author="Matty Kadosh" w:date="2015-09-07T19:21:00Z">
        <w:r>
          <w:t>t</w:t>
        </w:r>
        <w:r w:rsidR="007449B0">
          <w:t>ypedef enum _</w:t>
        </w:r>
      </w:ins>
      <w:ins w:id="659" w:author="Matty Kadosh" w:date="2015-09-21T16:57:00Z">
        <w:r w:rsidR="007449B0">
          <w:t>sai_tunnel_id_t</w:t>
        </w:r>
      </w:ins>
    </w:p>
    <w:p w14:paraId="6B3007E5" w14:textId="77777777" w:rsidR="007A1666" w:rsidRDefault="007A1666">
      <w:pPr>
        <w:pStyle w:val="code"/>
        <w:rPr>
          <w:ins w:id="660" w:author="Matty Kadosh" w:date="2015-09-07T19:21:00Z"/>
        </w:rPr>
        <w:pPrChange w:id="661" w:author="Matty Kadosh" w:date="2015-09-07T19:23:00Z">
          <w:pPr/>
        </w:pPrChange>
      </w:pPr>
      <w:ins w:id="662" w:author="Matty Kadosh" w:date="2015-09-07T19:21:00Z">
        <w:r>
          <w:t>{</w:t>
        </w:r>
      </w:ins>
    </w:p>
    <w:p w14:paraId="7CBCD811" w14:textId="7B7E1650" w:rsidR="007449B0" w:rsidRDefault="007A1666" w:rsidP="007449B0">
      <w:pPr>
        <w:pStyle w:val="code"/>
        <w:rPr>
          <w:ins w:id="663" w:author="Matty Kadosh" w:date="2015-09-21T16:58:00Z"/>
        </w:rPr>
      </w:pPr>
      <w:ins w:id="664" w:author="Matty Kadosh" w:date="2015-09-07T19:21:00Z">
        <w:r>
          <w:t xml:space="preserve">    </w:t>
        </w:r>
      </w:ins>
      <w:ins w:id="665" w:author="Matty Kadosh" w:date="2015-09-21T16:58:00Z">
        <w:r w:rsidR="007449B0">
          <w:t>/** READ-WRITE */</w:t>
        </w:r>
      </w:ins>
    </w:p>
    <w:p w14:paraId="73BA06C6" w14:textId="353D268F" w:rsidR="007449B0" w:rsidRDefault="000E1A6E" w:rsidP="007449B0">
      <w:pPr>
        <w:pStyle w:val="code"/>
        <w:rPr>
          <w:ins w:id="666" w:author="Matty Kadosh" w:date="2015-09-21T16:58:00Z"/>
        </w:rPr>
      </w:pPr>
      <w:ins w:id="667" w:author="Matty Kadosh" w:date="2015-09-21T17:17:00Z">
        <w:r>
          <w:t xml:space="preserve">    </w:t>
        </w:r>
      </w:ins>
    </w:p>
    <w:p w14:paraId="42A2CAD9" w14:textId="0FB7ABFE" w:rsidR="007449B0" w:rsidRDefault="000E1A6E" w:rsidP="007449B0">
      <w:pPr>
        <w:pStyle w:val="code"/>
        <w:rPr>
          <w:ins w:id="668" w:author="Matty Kadosh" w:date="2015-09-21T16:58:00Z"/>
        </w:rPr>
      </w:pPr>
      <w:ins w:id="669" w:author="Matty Kadosh" w:date="2015-09-21T16:58:00Z">
        <w:r>
          <w:t xml:space="preserve">    /** </w:t>
        </w:r>
      </w:ins>
      <w:ins w:id="670" w:author="Matty Kadosh" w:date="2015-09-21T17:17:00Z">
        <w:r>
          <w:t>tunnel</w:t>
        </w:r>
      </w:ins>
      <w:ins w:id="671" w:author="Matty Kadosh" w:date="2015-09-21T16:58:00Z">
        <w:r>
          <w:t xml:space="preserve"> type [sai_</w:t>
        </w:r>
      </w:ins>
      <w:ins w:id="672" w:author="Matty Kadosh" w:date="2015-09-21T17:17:00Z">
        <w:r>
          <w:t>tunnel</w:t>
        </w:r>
      </w:ins>
      <w:ins w:id="673" w:author="Matty Kadosh" w:date="2015-09-21T16:58:00Z">
        <w:r w:rsidR="007449B0">
          <w:t>_type_t] (MANDATORY_ON_CREATE|CREATE_ONLY) */</w:t>
        </w:r>
      </w:ins>
    </w:p>
    <w:p w14:paraId="7A4CB67A" w14:textId="04E06D2C" w:rsidR="007449B0" w:rsidRDefault="000E1A6E" w:rsidP="007449B0">
      <w:pPr>
        <w:pStyle w:val="code"/>
        <w:rPr>
          <w:ins w:id="674" w:author="Matty Kadosh" w:date="2015-09-21T17:23:00Z"/>
        </w:rPr>
      </w:pPr>
      <w:ins w:id="675" w:author="Matty Kadosh" w:date="2015-09-21T16:58:00Z">
        <w:r>
          <w:t xml:space="preserve">    SAI_</w:t>
        </w:r>
      </w:ins>
      <w:ins w:id="676" w:author="Matty Kadosh" w:date="2015-09-21T17:17:00Z">
        <w:r>
          <w:t>TUNNEL</w:t>
        </w:r>
      </w:ins>
      <w:ins w:id="677" w:author="Matty Kadosh" w:date="2015-09-21T16:58:00Z">
        <w:r>
          <w:t>_ATTR_TYPE</w:t>
        </w:r>
      </w:ins>
      <w:ins w:id="678" w:author="Matty Kadosh" w:date="2015-09-21T17:23:00Z">
        <w:r>
          <w:t>;</w:t>
        </w:r>
      </w:ins>
    </w:p>
    <w:p w14:paraId="3FB4EB5C" w14:textId="77777777" w:rsidR="000E1A6E" w:rsidRDefault="000E1A6E" w:rsidP="007449B0">
      <w:pPr>
        <w:pStyle w:val="code"/>
        <w:rPr>
          <w:ins w:id="679" w:author="Matty Kadosh" w:date="2015-09-21T17:23:00Z"/>
        </w:rPr>
      </w:pPr>
    </w:p>
    <w:p w14:paraId="0BFABCDB" w14:textId="0F9D1DD4" w:rsidR="000E1A6E" w:rsidRDefault="000E1A6E">
      <w:pPr>
        <w:pStyle w:val="code"/>
        <w:rPr>
          <w:ins w:id="680" w:author="Matty Kadosh" w:date="2015-09-21T17:23:00Z"/>
        </w:rPr>
      </w:pPr>
      <w:ins w:id="681" w:author="Matty Kadosh" w:date="2015-09-21T17:23:00Z">
        <w:r>
          <w:t xml:space="preserve">    /** </w:t>
        </w:r>
      </w:ins>
      <w:ins w:id="682" w:author="Matty Kadosh" w:date="2015-09-21T18:14:00Z">
        <w:r w:rsidR="00F416AE">
          <w:t xml:space="preserve">tunnel </w:t>
        </w:r>
      </w:ins>
      <w:ins w:id="683" w:author="Matty Kadosh" w:date="2015-09-21T18:13:00Z">
        <w:r w:rsidR="00F416AE">
          <w:t>underlay interfac</w:t>
        </w:r>
      </w:ins>
      <w:ins w:id="684" w:author="Matty Kadosh" w:date="2015-09-21T18:14:00Z">
        <w:r w:rsidR="00F416AE">
          <w:t>e</w:t>
        </w:r>
      </w:ins>
      <w:ins w:id="685" w:author="Matty Kadosh" w:date="2015-09-21T18:13:00Z">
        <w:r w:rsidR="00F416AE">
          <w:t xml:space="preserve"> </w:t>
        </w:r>
      </w:ins>
      <w:ins w:id="686" w:author="Matty Kadosh" w:date="2015-09-21T17:23:00Z">
        <w:r w:rsidR="00D5639B">
          <w:t>[sai_</w:t>
        </w:r>
      </w:ins>
      <w:ins w:id="687" w:author="Matty Kadosh" w:date="2015-09-21T18:12:00Z">
        <w:r w:rsidR="00D5639B">
          <w:t>object_id</w:t>
        </w:r>
      </w:ins>
      <w:ins w:id="688" w:author="Matty Kadosh" w:date="2015-09-21T17:23:00Z">
        <w:r w:rsidR="00D5639B">
          <w:t>_t]</w:t>
        </w:r>
      </w:ins>
      <w:ins w:id="689" w:author="Matty Kadosh" w:date="2015-09-21T18:02:00Z">
        <w:r w:rsidR="00D5639B">
          <w:t xml:space="preserve"> </w:t>
        </w:r>
      </w:ins>
      <w:ins w:id="690" w:author="Matty Kadosh" w:date="2015-09-21T17:23:00Z">
        <w:r>
          <w:t>*/</w:t>
        </w:r>
      </w:ins>
    </w:p>
    <w:p w14:paraId="50517AF9" w14:textId="1FFC1505" w:rsidR="00AE3018" w:rsidRDefault="000E1A6E">
      <w:pPr>
        <w:pStyle w:val="code"/>
        <w:rPr>
          <w:ins w:id="691" w:author="Matty Kadosh" w:date="2015-09-21T18:11:00Z"/>
        </w:rPr>
      </w:pPr>
      <w:ins w:id="692" w:author="Matty Kadosh" w:date="2015-09-21T17:23:00Z">
        <w:r>
          <w:t xml:space="preserve">    SAI_TUNNEL_UNDERLAY</w:t>
        </w:r>
      </w:ins>
      <w:ins w:id="693" w:author="Matty Kadosh" w:date="2015-09-21T17:24:00Z">
        <w:r>
          <w:t>_INTERFACE</w:t>
        </w:r>
      </w:ins>
      <w:ins w:id="694" w:author="Matty Kadosh" w:date="2015-09-21T17:23:00Z">
        <w:r>
          <w:t>;</w:t>
        </w:r>
      </w:ins>
    </w:p>
    <w:p w14:paraId="24BF2F32" w14:textId="77777777" w:rsidR="00D5639B" w:rsidRDefault="00D5639B">
      <w:pPr>
        <w:pStyle w:val="code"/>
        <w:rPr>
          <w:ins w:id="695" w:author="Matty Kadosh" w:date="2015-09-21T17:23:00Z"/>
        </w:rPr>
      </w:pPr>
    </w:p>
    <w:p w14:paraId="3A19A17F" w14:textId="37EFCC6D" w:rsidR="00AE3018" w:rsidRDefault="00AE3018">
      <w:pPr>
        <w:pStyle w:val="code"/>
        <w:rPr>
          <w:ins w:id="696" w:author="Matty Kadosh" w:date="2015-09-21T17:24:00Z"/>
        </w:rPr>
      </w:pPr>
      <w:ins w:id="697" w:author="Matty Kadosh" w:date="2015-09-21T17:24:00Z">
        <w:r>
          <w:t xml:space="preserve">    </w:t>
        </w:r>
        <w:r w:rsidR="00D5639B">
          <w:t xml:space="preserve">/** </w:t>
        </w:r>
      </w:ins>
      <w:ins w:id="698" w:author="Matty Kadosh" w:date="2015-09-21T18:14:00Z">
        <w:r w:rsidR="00F416AE">
          <w:t xml:space="preserve">tunnel overlay interafce </w:t>
        </w:r>
      </w:ins>
      <w:ins w:id="699" w:author="Matty Kadosh" w:date="2015-09-21T18:12:00Z">
        <w:r w:rsidR="00D5639B">
          <w:t xml:space="preserve">[sai_object_id_t] </w:t>
        </w:r>
      </w:ins>
      <w:ins w:id="700" w:author="Matty Kadosh" w:date="2015-09-21T17:24:00Z">
        <w:r>
          <w:t>*/</w:t>
        </w:r>
      </w:ins>
    </w:p>
    <w:p w14:paraId="0455473A" w14:textId="24CFBB4F" w:rsidR="00AE3018" w:rsidRDefault="00AE3018" w:rsidP="00AE3018">
      <w:pPr>
        <w:pStyle w:val="code"/>
        <w:rPr>
          <w:ins w:id="701" w:author="Matty Kadosh" w:date="2015-09-21T17:24:00Z"/>
        </w:rPr>
      </w:pPr>
      <w:ins w:id="702" w:author="Matty Kadosh" w:date="2015-09-21T17:24:00Z">
        <w:r>
          <w:t xml:space="preserve">    SAI_TUNNEL_</w:t>
        </w:r>
      </w:ins>
      <w:ins w:id="703" w:author="Matty Kadosh" w:date="2015-09-21T17:25:00Z">
        <w:r>
          <w:t>OVERLAY</w:t>
        </w:r>
      </w:ins>
      <w:ins w:id="704" w:author="Matty Kadosh" w:date="2015-09-21T17:24:00Z">
        <w:r>
          <w:t>_INTERFACE;</w:t>
        </w:r>
      </w:ins>
    </w:p>
    <w:p w14:paraId="569A377D" w14:textId="33C13CFA" w:rsidR="00AE3018" w:rsidRDefault="00F416AE" w:rsidP="00AE3018">
      <w:pPr>
        <w:pStyle w:val="code"/>
        <w:rPr>
          <w:ins w:id="705" w:author="Matty Kadosh" w:date="2015-09-21T18:12:00Z"/>
        </w:rPr>
      </w:pPr>
      <w:ins w:id="706" w:author="Matty Kadosh" w:date="2015-09-21T18:12:00Z">
        <w:r>
          <w:lastRenderedPageBreak/>
          <w:t xml:space="preserve">    </w:t>
        </w:r>
      </w:ins>
    </w:p>
    <w:p w14:paraId="174D007D" w14:textId="5013DD75" w:rsidR="00F416AE" w:rsidRDefault="00F416AE" w:rsidP="00F416AE">
      <w:pPr>
        <w:pStyle w:val="code"/>
        <w:rPr>
          <w:ins w:id="707" w:author="Matty Kadosh" w:date="2015-09-21T18:12:00Z"/>
        </w:rPr>
      </w:pPr>
      <w:ins w:id="708" w:author="Matty Kadosh" w:date="2015-09-21T18:12:00Z">
        <w:r>
          <w:t xml:space="preserve">    /** </w:t>
        </w:r>
      </w:ins>
      <w:ins w:id="709" w:author="Matty Kadosh" w:date="2015-09-21T18:14:00Z">
        <w:r>
          <w:t xml:space="preserve">tunnel </w:t>
        </w:r>
      </w:ins>
      <w:ins w:id="710" w:author="Matty Kadosh" w:date="2015-09-21T18:15:00Z">
        <w:r>
          <w:t xml:space="preserve">encap attribute </w:t>
        </w:r>
      </w:ins>
      <w:ins w:id="711" w:author="Matty Kadosh" w:date="2015-09-21T18:14:00Z">
        <w:r>
          <w:t xml:space="preserve">  </w:t>
        </w:r>
      </w:ins>
      <w:ins w:id="712" w:author="Matty Kadosh" w:date="2015-09-21T18:12:00Z">
        <w:r>
          <w:t>[</w:t>
        </w:r>
      </w:ins>
      <w:ins w:id="713" w:author="Matty Kadosh" w:date="2015-09-21T18:14:00Z">
        <w:r>
          <w:t>sai_tunnel_encap_t</w:t>
        </w:r>
      </w:ins>
      <w:ins w:id="714" w:author="Matty Kadosh" w:date="2015-09-21T18:12:00Z">
        <w:r>
          <w:t xml:space="preserve">] </w:t>
        </w:r>
      </w:ins>
      <w:ins w:id="715" w:author="Matty Kadosh" w:date="2015-09-21T18:15:00Z">
        <w:r>
          <w:t xml:space="preserve">(MANDATORY_ON_CREATE|CREATE_ONLY) </w:t>
        </w:r>
      </w:ins>
      <w:ins w:id="716" w:author="Matty Kadosh" w:date="2015-09-21T18:12:00Z">
        <w:r>
          <w:t>*/</w:t>
        </w:r>
      </w:ins>
    </w:p>
    <w:p w14:paraId="2C3CCE40" w14:textId="0D8DE495" w:rsidR="00F416AE" w:rsidRDefault="00F416AE" w:rsidP="00F416AE">
      <w:pPr>
        <w:pStyle w:val="code"/>
        <w:rPr>
          <w:ins w:id="717" w:author="Matty Kadosh" w:date="2015-09-21T18:13:00Z"/>
        </w:rPr>
      </w:pPr>
      <w:ins w:id="718" w:author="Matty Kadosh" w:date="2015-09-21T18:12:00Z">
        <w:r>
          <w:t xml:space="preserve">    SAI_TUNNEL_</w:t>
        </w:r>
      </w:ins>
      <w:ins w:id="719" w:author="Matty Kadosh" w:date="2015-09-21T18:13:00Z">
        <w:r>
          <w:t>ENCAP</w:t>
        </w:r>
      </w:ins>
      <w:ins w:id="720" w:author="Matty Kadosh" w:date="2015-09-21T18:12:00Z">
        <w:r>
          <w:t>_</w:t>
        </w:r>
      </w:ins>
      <w:ins w:id="721" w:author="Matty Kadosh" w:date="2015-09-21T18:13:00Z">
        <w:r>
          <w:t>ATTR;</w:t>
        </w:r>
      </w:ins>
    </w:p>
    <w:p w14:paraId="32F0ACE4" w14:textId="77777777" w:rsidR="00F416AE" w:rsidRDefault="00F416AE" w:rsidP="00F416AE">
      <w:pPr>
        <w:pStyle w:val="code"/>
        <w:rPr>
          <w:ins w:id="722" w:author="Matty Kadosh" w:date="2015-09-21T18:12:00Z"/>
        </w:rPr>
      </w:pPr>
    </w:p>
    <w:p w14:paraId="15DD2F0B" w14:textId="2523AA85" w:rsidR="00F416AE" w:rsidRDefault="00F416AE" w:rsidP="00F416AE">
      <w:pPr>
        <w:pStyle w:val="code"/>
        <w:rPr>
          <w:ins w:id="723" w:author="Matty Kadosh" w:date="2015-09-21T18:13:00Z"/>
        </w:rPr>
      </w:pPr>
      <w:ins w:id="724" w:author="Matty Kadosh" w:date="2015-09-21T18:13:00Z">
        <w:r>
          <w:t xml:space="preserve">  </w:t>
        </w:r>
      </w:ins>
      <w:ins w:id="725" w:author="Matty Kadosh" w:date="2015-09-21T18:12:00Z">
        <w:r>
          <w:t xml:space="preserve">  </w:t>
        </w:r>
      </w:ins>
      <w:ins w:id="726" w:author="Matty Kadosh" w:date="2015-09-21T18:13:00Z">
        <w:r>
          <w:t xml:space="preserve">/** </w:t>
        </w:r>
      </w:ins>
      <w:ins w:id="727" w:author="Matty Kadosh" w:date="2015-09-21T18:15:00Z">
        <w:r>
          <w:t xml:space="preserve">tunnel dencap attribute    </w:t>
        </w:r>
      </w:ins>
      <w:ins w:id="728" w:author="Matty Kadosh" w:date="2015-09-21T18:14:00Z">
        <w:r>
          <w:t>[sai_tunnel_decap_t</w:t>
        </w:r>
      </w:ins>
      <w:ins w:id="729" w:author="Matty Kadosh" w:date="2015-09-21T18:13:00Z">
        <w:r>
          <w:t xml:space="preserve">] </w:t>
        </w:r>
      </w:ins>
      <w:ins w:id="730" w:author="Matty Kadosh" w:date="2015-09-21T18:15:00Z">
        <w:r>
          <w:t xml:space="preserve">(MANDATORY_ON_CREATE|CREATE_ONLY) </w:t>
        </w:r>
      </w:ins>
      <w:ins w:id="731" w:author="Matty Kadosh" w:date="2015-09-21T18:13:00Z">
        <w:r>
          <w:t>*/</w:t>
        </w:r>
      </w:ins>
    </w:p>
    <w:p w14:paraId="194BA4C9" w14:textId="0472609A" w:rsidR="007A1666" w:rsidRDefault="00F416AE">
      <w:pPr>
        <w:pStyle w:val="code"/>
        <w:rPr>
          <w:ins w:id="732" w:author="Matty Kadosh" w:date="2015-09-07T19:21:00Z"/>
        </w:rPr>
        <w:pPrChange w:id="733" w:author="Matty Kadosh" w:date="2015-09-21T18:13:00Z">
          <w:pPr/>
        </w:pPrChange>
      </w:pPr>
      <w:ins w:id="734" w:author="Matty Kadosh" w:date="2015-09-21T18:13:00Z">
        <w:r>
          <w:t xml:space="preserve">    SAI_TUNNEL_DECAP_ATTR;</w:t>
        </w:r>
      </w:ins>
    </w:p>
    <w:p w14:paraId="05FD65C0" w14:textId="77777777" w:rsidR="007A1666" w:rsidRDefault="007A1666">
      <w:pPr>
        <w:pStyle w:val="code"/>
        <w:rPr>
          <w:ins w:id="735" w:author="Matty Kadosh" w:date="2015-09-07T19:21:00Z"/>
        </w:rPr>
        <w:pPrChange w:id="736" w:author="Matty Kadosh" w:date="2015-09-07T19:23:00Z">
          <w:pPr/>
        </w:pPrChange>
      </w:pPr>
    </w:p>
    <w:p w14:paraId="6535291A" w14:textId="02C5C45A" w:rsidR="007A1666" w:rsidRDefault="007449B0">
      <w:pPr>
        <w:pStyle w:val="code"/>
        <w:rPr>
          <w:ins w:id="737" w:author="Matty Kadosh" w:date="2015-09-07T19:21:00Z"/>
        </w:rPr>
        <w:pPrChange w:id="738" w:author="Matty Kadosh" w:date="2015-09-07T19:23:00Z">
          <w:pPr/>
        </w:pPrChange>
      </w:pPr>
      <w:ins w:id="739" w:author="Matty Kadosh" w:date="2015-09-07T19:21:00Z">
        <w:r>
          <w:t>} sai_</w:t>
        </w:r>
      </w:ins>
      <w:ins w:id="740" w:author="Matty Kadosh" w:date="2015-09-21T16:57:00Z">
        <w:r>
          <w:t>tunnel_id</w:t>
        </w:r>
      </w:ins>
      <w:ins w:id="741" w:author="Matty Kadosh" w:date="2015-09-07T19:21:00Z">
        <w:r w:rsidR="007A1666">
          <w:t>_t;</w:t>
        </w:r>
      </w:ins>
    </w:p>
    <w:p w14:paraId="4376A6AF" w14:textId="77777777" w:rsidR="007A1666" w:rsidRDefault="007A1666">
      <w:pPr>
        <w:pStyle w:val="code"/>
        <w:rPr>
          <w:ins w:id="742" w:author="Matty Kadosh" w:date="2015-09-21T18:15:00Z"/>
        </w:rPr>
        <w:pPrChange w:id="743" w:author="Matty Kadosh" w:date="2015-09-07T19:23:00Z">
          <w:pPr/>
        </w:pPrChange>
      </w:pPr>
    </w:p>
    <w:p w14:paraId="64518210" w14:textId="77777777" w:rsidR="00F416AE" w:rsidRDefault="00F416AE">
      <w:pPr>
        <w:pStyle w:val="code"/>
        <w:rPr>
          <w:ins w:id="744" w:author="Matty Kadosh" w:date="2015-09-07T19:21:00Z"/>
        </w:rPr>
        <w:pPrChange w:id="745" w:author="Matty Kadosh" w:date="2015-09-07T19:23:00Z">
          <w:pPr/>
        </w:pPrChange>
      </w:pPr>
    </w:p>
    <w:p w14:paraId="39E5520E" w14:textId="77777777" w:rsidR="007A1666" w:rsidRDefault="007A1666">
      <w:pPr>
        <w:pStyle w:val="code"/>
        <w:rPr>
          <w:ins w:id="746" w:author="Matty Kadosh" w:date="2015-09-07T19:21:00Z"/>
        </w:rPr>
        <w:pPrChange w:id="747" w:author="Matty Kadosh" w:date="2015-09-07T19:23:00Z">
          <w:pPr/>
        </w:pPrChange>
      </w:pPr>
      <w:ins w:id="748" w:author="Matty Kadosh" w:date="2015-09-07T19:21:00Z">
        <w:r>
          <w:t>/**</w:t>
        </w:r>
      </w:ins>
    </w:p>
    <w:p w14:paraId="2D89ABB1" w14:textId="77777777" w:rsidR="007A1666" w:rsidRDefault="007A1666">
      <w:pPr>
        <w:pStyle w:val="code"/>
        <w:rPr>
          <w:ins w:id="749" w:author="Matty Kadosh" w:date="2015-09-07T19:21:00Z"/>
        </w:rPr>
        <w:pPrChange w:id="750" w:author="Matty Kadosh" w:date="2015-09-07T19:23:00Z">
          <w:pPr/>
        </w:pPrChange>
      </w:pPr>
      <w:ins w:id="751" w:author="Matty Kadosh" w:date="2015-09-07T19:21:00Z">
        <w:r>
          <w:t>*  @brief Attribute id for next hop</w:t>
        </w:r>
      </w:ins>
    </w:p>
    <w:p w14:paraId="158C7F84" w14:textId="77777777" w:rsidR="007A1666" w:rsidRDefault="007A1666">
      <w:pPr>
        <w:pStyle w:val="code"/>
        <w:rPr>
          <w:ins w:id="752" w:author="Matty Kadosh" w:date="2015-09-07T19:21:00Z"/>
        </w:rPr>
        <w:pPrChange w:id="753" w:author="Matty Kadosh" w:date="2015-09-07T19:23:00Z">
          <w:pPr/>
        </w:pPrChange>
      </w:pPr>
      <w:ins w:id="754" w:author="Matty Kadosh" w:date="2015-09-07T19:21:00Z">
        <w:r>
          <w:t>*/</w:t>
        </w:r>
      </w:ins>
    </w:p>
    <w:p w14:paraId="4A04B91A" w14:textId="77777777" w:rsidR="007A1666" w:rsidRDefault="007A1666">
      <w:pPr>
        <w:pStyle w:val="code"/>
        <w:rPr>
          <w:ins w:id="755" w:author="Matty Kadosh" w:date="2015-09-07T19:21:00Z"/>
        </w:rPr>
        <w:pPrChange w:id="756" w:author="Matty Kadosh" w:date="2015-09-07T19:23:00Z">
          <w:pPr/>
        </w:pPrChange>
      </w:pPr>
      <w:ins w:id="757" w:author="Matty Kadosh" w:date="2015-09-07T19:21:00Z">
        <w:r>
          <w:t>typedef enum _sai_next_hop_attr_t</w:t>
        </w:r>
      </w:ins>
    </w:p>
    <w:p w14:paraId="323E0598" w14:textId="2B0B9C28" w:rsidR="007A1666" w:rsidRDefault="007A1666">
      <w:pPr>
        <w:pStyle w:val="code"/>
        <w:tabs>
          <w:tab w:val="left" w:pos="7530"/>
        </w:tabs>
        <w:rPr>
          <w:ins w:id="758" w:author="Matty Kadosh" w:date="2015-09-07T19:21:00Z"/>
        </w:rPr>
        <w:pPrChange w:id="759" w:author="Matty Kadosh" w:date="2015-09-21T17:32:00Z">
          <w:pPr/>
        </w:pPrChange>
      </w:pPr>
      <w:ins w:id="760" w:author="Matty Kadosh" w:date="2015-09-07T19:21:00Z">
        <w:r>
          <w:t>{</w:t>
        </w:r>
      </w:ins>
      <w:ins w:id="761" w:author="Matty Kadosh" w:date="2015-09-21T17:32:00Z">
        <w:r w:rsidR="00AE3018">
          <w:tab/>
        </w:r>
      </w:ins>
    </w:p>
    <w:p w14:paraId="10696852" w14:textId="364EBA79" w:rsidR="007A1666" w:rsidRDefault="007A1666">
      <w:pPr>
        <w:pStyle w:val="code"/>
        <w:tabs>
          <w:tab w:val="left" w:pos="7455"/>
        </w:tabs>
        <w:rPr>
          <w:ins w:id="762" w:author="Matty Kadosh" w:date="2015-09-07T19:21:00Z"/>
        </w:rPr>
        <w:pPrChange w:id="763" w:author="Matty Kadosh" w:date="2015-09-21T17:32:00Z">
          <w:pPr/>
        </w:pPrChange>
      </w:pPr>
      <w:ins w:id="764" w:author="Matty Kadosh" w:date="2015-09-07T19:21:00Z">
        <w:r>
          <w:t xml:space="preserve">    /** READ-ONLY */</w:t>
        </w:r>
      </w:ins>
      <w:ins w:id="765" w:author="Matty Kadosh" w:date="2015-09-21T17:32:00Z">
        <w:r w:rsidR="00AE3018">
          <w:tab/>
        </w:r>
      </w:ins>
    </w:p>
    <w:p w14:paraId="36D3CBEF" w14:textId="77777777" w:rsidR="007A1666" w:rsidRDefault="007A1666">
      <w:pPr>
        <w:pStyle w:val="code"/>
        <w:rPr>
          <w:ins w:id="766" w:author="Matty Kadosh" w:date="2015-09-07T19:21:00Z"/>
        </w:rPr>
        <w:pPrChange w:id="767" w:author="Matty Kadosh" w:date="2015-09-07T19:23:00Z">
          <w:pPr/>
        </w:pPrChange>
      </w:pPr>
    </w:p>
    <w:p w14:paraId="764367DD" w14:textId="77777777" w:rsidR="007A1666" w:rsidRDefault="007A1666">
      <w:pPr>
        <w:pStyle w:val="code"/>
        <w:rPr>
          <w:ins w:id="768" w:author="Matty Kadosh" w:date="2015-09-07T19:21:00Z"/>
        </w:rPr>
        <w:pPrChange w:id="769" w:author="Matty Kadosh" w:date="2015-09-07T19:23:00Z">
          <w:pPr/>
        </w:pPrChange>
      </w:pPr>
      <w:ins w:id="770" w:author="Matty Kadosh" w:date="2015-09-07T19:21:00Z">
        <w:r>
          <w:t xml:space="preserve">    /** READ-WRITE */</w:t>
        </w:r>
      </w:ins>
    </w:p>
    <w:p w14:paraId="12F47389" w14:textId="77777777" w:rsidR="007A1666" w:rsidRDefault="007A1666">
      <w:pPr>
        <w:pStyle w:val="code"/>
        <w:rPr>
          <w:ins w:id="771" w:author="Matty Kadosh" w:date="2015-09-07T19:21:00Z"/>
        </w:rPr>
        <w:pPrChange w:id="772" w:author="Matty Kadosh" w:date="2015-09-07T19:23:00Z">
          <w:pPr/>
        </w:pPrChange>
      </w:pPr>
    </w:p>
    <w:p w14:paraId="47011820" w14:textId="77777777" w:rsidR="007A1666" w:rsidRDefault="007A1666">
      <w:pPr>
        <w:pStyle w:val="code"/>
        <w:rPr>
          <w:ins w:id="773" w:author="Matty Kadosh" w:date="2015-09-07T19:21:00Z"/>
        </w:rPr>
        <w:pPrChange w:id="774" w:author="Matty Kadosh" w:date="2015-09-07T19:23:00Z">
          <w:pPr/>
        </w:pPrChange>
      </w:pPr>
      <w:ins w:id="775" w:author="Matty Kadosh" w:date="2015-09-07T19:21:00Z">
        <w:r>
          <w:t xml:space="preserve">    /** Next hop entry type [sai_next_hop_type_t] (MANDATORY_ON_CREATE|CREATE_ONLY) */</w:t>
        </w:r>
      </w:ins>
    </w:p>
    <w:p w14:paraId="100756CC" w14:textId="77777777" w:rsidR="007A1666" w:rsidRDefault="007A1666">
      <w:pPr>
        <w:pStyle w:val="code"/>
        <w:rPr>
          <w:ins w:id="776" w:author="Matty Kadosh" w:date="2015-09-07T19:21:00Z"/>
        </w:rPr>
        <w:pPrChange w:id="777" w:author="Matty Kadosh" w:date="2015-09-07T19:23:00Z">
          <w:pPr/>
        </w:pPrChange>
      </w:pPr>
      <w:ins w:id="778" w:author="Matty Kadosh" w:date="2015-09-07T19:21:00Z">
        <w:r>
          <w:t xml:space="preserve">    SAI_NEXT_HOP_ATTR_TYPE,</w:t>
        </w:r>
      </w:ins>
    </w:p>
    <w:p w14:paraId="04999B6B" w14:textId="77777777" w:rsidR="007A1666" w:rsidRDefault="007A1666">
      <w:pPr>
        <w:pStyle w:val="code"/>
        <w:rPr>
          <w:ins w:id="779" w:author="Matty Kadosh" w:date="2015-09-07T19:21:00Z"/>
        </w:rPr>
        <w:pPrChange w:id="780" w:author="Matty Kadosh" w:date="2015-09-07T19:23:00Z">
          <w:pPr/>
        </w:pPrChange>
      </w:pPr>
    </w:p>
    <w:p w14:paraId="13EBFA0B" w14:textId="77777777" w:rsidR="007A1666" w:rsidRDefault="007A1666">
      <w:pPr>
        <w:pStyle w:val="code"/>
        <w:rPr>
          <w:ins w:id="781" w:author="Matty Kadosh" w:date="2015-09-07T19:21:00Z"/>
        </w:rPr>
        <w:pPrChange w:id="782" w:author="Matty Kadosh" w:date="2015-09-07T19:23:00Z">
          <w:pPr/>
        </w:pPrChange>
      </w:pPr>
      <w:ins w:id="783" w:author="Matty Kadosh" w:date="2015-09-07T19:21:00Z">
        <w:r>
          <w:t xml:space="preserve">    /** Next hop entry ipv4 address [sai_ip_address_t]</w:t>
        </w:r>
      </w:ins>
    </w:p>
    <w:p w14:paraId="5EE424E0" w14:textId="77777777" w:rsidR="007A1666" w:rsidRDefault="007A1666">
      <w:pPr>
        <w:pStyle w:val="code"/>
        <w:rPr>
          <w:ins w:id="784" w:author="Matty Kadosh" w:date="2015-09-07T19:21:00Z"/>
        </w:rPr>
        <w:pPrChange w:id="785" w:author="Matty Kadosh" w:date="2015-09-07T19:23:00Z">
          <w:pPr/>
        </w:pPrChange>
      </w:pPr>
      <w:ins w:id="786" w:author="Matty Kadosh" w:date="2015-09-07T19:21:00Z">
        <w:r>
          <w:t xml:space="preserve">     * (MANDATORY_ON_CREATE when SAI_NEXT_HOP_ATTR_TYPE = SAI_NEXT_HOP_IP)</w:t>
        </w:r>
      </w:ins>
    </w:p>
    <w:p w14:paraId="71679E02" w14:textId="77777777" w:rsidR="007A1666" w:rsidRDefault="007A1666">
      <w:pPr>
        <w:pStyle w:val="code"/>
        <w:rPr>
          <w:ins w:id="787" w:author="Matty Kadosh" w:date="2015-09-07T19:21:00Z"/>
        </w:rPr>
        <w:pPrChange w:id="788" w:author="Matty Kadosh" w:date="2015-09-07T19:23:00Z">
          <w:pPr/>
        </w:pPrChange>
      </w:pPr>
      <w:ins w:id="789" w:author="Matty Kadosh" w:date="2015-09-07T19:21:00Z">
        <w:r>
          <w:t xml:space="preserve">     * (CREATE_ONLY) */</w:t>
        </w:r>
      </w:ins>
    </w:p>
    <w:p w14:paraId="2F259D80" w14:textId="77777777" w:rsidR="007A1666" w:rsidRDefault="007A1666">
      <w:pPr>
        <w:pStyle w:val="code"/>
        <w:rPr>
          <w:ins w:id="790" w:author="Matty Kadosh" w:date="2015-09-07T19:21:00Z"/>
        </w:rPr>
        <w:pPrChange w:id="791" w:author="Matty Kadosh" w:date="2015-09-07T19:23:00Z">
          <w:pPr/>
        </w:pPrChange>
      </w:pPr>
      <w:ins w:id="792" w:author="Matty Kadosh" w:date="2015-09-07T19:21:00Z">
        <w:r>
          <w:t xml:space="preserve">    SAI_NEXT_HOP_ATTR_IP,</w:t>
        </w:r>
      </w:ins>
    </w:p>
    <w:p w14:paraId="51180B32" w14:textId="77777777" w:rsidR="007A1666" w:rsidRDefault="007A1666">
      <w:pPr>
        <w:pStyle w:val="code"/>
        <w:rPr>
          <w:ins w:id="793" w:author="Matty Kadosh" w:date="2015-09-07T19:21:00Z"/>
        </w:rPr>
        <w:pPrChange w:id="794" w:author="Matty Kadosh" w:date="2015-09-07T19:23:00Z">
          <w:pPr/>
        </w:pPrChange>
      </w:pPr>
    </w:p>
    <w:p w14:paraId="227252E2" w14:textId="77777777" w:rsidR="007A1666" w:rsidRDefault="007A1666">
      <w:pPr>
        <w:pStyle w:val="code"/>
        <w:rPr>
          <w:ins w:id="795" w:author="Matty Kadosh" w:date="2015-09-07T19:21:00Z"/>
        </w:rPr>
        <w:pPrChange w:id="796" w:author="Matty Kadosh" w:date="2015-09-07T19:23:00Z">
          <w:pPr/>
        </w:pPrChange>
      </w:pPr>
      <w:ins w:id="797" w:author="Matty Kadosh" w:date="2015-09-07T19:21:00Z">
        <w:r>
          <w:t xml:space="preserve">    /** Next hop entry router interface id [sai_object_id_t] (MANDATORY_ON_CREATE|CREATE_ONLY) */</w:t>
        </w:r>
      </w:ins>
    </w:p>
    <w:p w14:paraId="16E27A27" w14:textId="77777777" w:rsidR="007A1666" w:rsidRDefault="007A1666">
      <w:pPr>
        <w:pStyle w:val="code"/>
        <w:rPr>
          <w:ins w:id="798" w:author="Matty Kadosh" w:date="2015-09-07T19:21:00Z"/>
        </w:rPr>
        <w:pPrChange w:id="799" w:author="Matty Kadosh" w:date="2015-09-07T19:23:00Z">
          <w:pPr/>
        </w:pPrChange>
      </w:pPr>
      <w:ins w:id="800" w:author="Matty Kadosh" w:date="2015-09-07T19:21:00Z">
        <w:r>
          <w:t xml:space="preserve">    SAI_NEXT_HOP_ATTR_ROUTER_INTERFACE_ID,</w:t>
        </w:r>
      </w:ins>
    </w:p>
    <w:p w14:paraId="0974D9AD" w14:textId="77777777" w:rsidR="007A1666" w:rsidRDefault="007A1666">
      <w:pPr>
        <w:pStyle w:val="code"/>
        <w:rPr>
          <w:ins w:id="801" w:author="Matty Kadosh" w:date="2015-09-07T19:21:00Z"/>
        </w:rPr>
        <w:pPrChange w:id="802" w:author="Matty Kadosh" w:date="2015-09-07T19:23:00Z">
          <w:pPr/>
        </w:pPrChange>
      </w:pPr>
    </w:p>
    <w:p w14:paraId="62CF7B77" w14:textId="77777777" w:rsidR="007A1666" w:rsidRDefault="007A1666">
      <w:pPr>
        <w:pStyle w:val="code"/>
        <w:rPr>
          <w:ins w:id="803" w:author="Matty Kadosh" w:date="2015-09-07T19:21:00Z"/>
        </w:rPr>
        <w:pPrChange w:id="804" w:author="Matty Kadosh" w:date="2015-09-07T19:23:00Z">
          <w:pPr/>
        </w:pPrChange>
      </w:pPr>
      <w:ins w:id="805" w:author="Matty Kadosh" w:date="2015-09-07T19:21:00Z">
        <w:r>
          <w:t xml:space="preserve">    /* -- */</w:t>
        </w:r>
      </w:ins>
    </w:p>
    <w:p w14:paraId="4CC07838" w14:textId="77777777" w:rsidR="007A1666" w:rsidRDefault="007A1666">
      <w:pPr>
        <w:pStyle w:val="code"/>
        <w:rPr>
          <w:ins w:id="806" w:author="Matty Kadosh" w:date="2015-09-07T19:21:00Z"/>
        </w:rPr>
        <w:pPrChange w:id="807" w:author="Matty Kadosh" w:date="2015-09-07T19:23:00Z">
          <w:pPr/>
        </w:pPrChange>
      </w:pPr>
    </w:p>
    <w:p w14:paraId="0ED0DD14" w14:textId="77777777" w:rsidR="007A1666" w:rsidRDefault="007A1666">
      <w:pPr>
        <w:pStyle w:val="code"/>
        <w:rPr>
          <w:ins w:id="808" w:author="Matty Kadosh" w:date="2015-09-07T19:21:00Z"/>
        </w:rPr>
        <w:pPrChange w:id="809" w:author="Matty Kadosh" w:date="2015-09-07T19:23:00Z">
          <w:pPr/>
        </w:pPrChange>
      </w:pPr>
      <w:ins w:id="810" w:author="Matty Kadosh" w:date="2015-09-07T19:21:00Z">
        <w:r>
          <w:t xml:space="preserve">    /** Custom range base value */</w:t>
        </w:r>
      </w:ins>
    </w:p>
    <w:p w14:paraId="7DBE0ED8" w14:textId="77777777" w:rsidR="007A1666" w:rsidRDefault="007A1666">
      <w:pPr>
        <w:pStyle w:val="code"/>
        <w:rPr>
          <w:ins w:id="811" w:author="Matty Kadosh" w:date="2015-09-07T19:21:00Z"/>
        </w:rPr>
        <w:pPrChange w:id="812" w:author="Matty Kadosh" w:date="2015-09-07T19:23:00Z">
          <w:pPr/>
        </w:pPrChange>
      </w:pPr>
      <w:ins w:id="813" w:author="Matty Kadosh" w:date="2015-09-07T19:21:00Z">
        <w:r>
          <w:t xml:space="preserve">    SAI_NEXT_HOP_ATTR_CUSTOM_RANGE_BASE  = 0x10000000</w:t>
        </w:r>
      </w:ins>
    </w:p>
    <w:p w14:paraId="7F4C78B7" w14:textId="77777777" w:rsidR="007A1666" w:rsidRDefault="007A1666">
      <w:pPr>
        <w:pStyle w:val="code"/>
        <w:rPr>
          <w:ins w:id="814" w:author="Matty Kadosh" w:date="2015-09-07T19:21:00Z"/>
        </w:rPr>
        <w:pPrChange w:id="815" w:author="Matty Kadosh" w:date="2015-09-07T19:23:00Z">
          <w:pPr/>
        </w:pPrChange>
      </w:pPr>
    </w:p>
    <w:p w14:paraId="33BFF540" w14:textId="77777777" w:rsidR="007A1666" w:rsidRDefault="007A1666">
      <w:pPr>
        <w:pStyle w:val="code"/>
        <w:rPr>
          <w:ins w:id="816" w:author="Matty Kadosh" w:date="2015-09-07T19:21:00Z"/>
        </w:rPr>
        <w:pPrChange w:id="817" w:author="Matty Kadosh" w:date="2015-09-07T19:23:00Z">
          <w:pPr/>
        </w:pPrChange>
      </w:pPr>
      <w:ins w:id="818" w:author="Matty Kadosh" w:date="2015-09-07T19:21:00Z">
        <w:r>
          <w:t>} sai_next_hop_attr_t;</w:t>
        </w:r>
      </w:ins>
    </w:p>
    <w:p w14:paraId="663059F6" w14:textId="77777777" w:rsidR="007A1666" w:rsidRDefault="007A1666">
      <w:pPr>
        <w:pStyle w:val="code"/>
        <w:rPr>
          <w:ins w:id="819" w:author="Matty Kadosh" w:date="2015-09-07T19:21:00Z"/>
        </w:rPr>
        <w:pPrChange w:id="820" w:author="Matty Kadosh" w:date="2015-09-07T19:23:00Z">
          <w:pPr/>
        </w:pPrChange>
      </w:pPr>
    </w:p>
    <w:p w14:paraId="67F817AB" w14:textId="77777777" w:rsidR="007A1666" w:rsidRDefault="007A1666">
      <w:pPr>
        <w:pStyle w:val="code"/>
        <w:rPr>
          <w:ins w:id="821" w:author="Matty Kadosh" w:date="2015-09-07T19:21:00Z"/>
        </w:rPr>
        <w:pPrChange w:id="822" w:author="Matty Kadosh" w:date="2015-09-07T19:23:00Z">
          <w:pPr/>
        </w:pPrChange>
      </w:pPr>
      <w:ins w:id="823" w:author="Matty Kadosh" w:date="2015-09-07T19:21:00Z">
        <w:r>
          <w:t>/**</w:t>
        </w:r>
      </w:ins>
    </w:p>
    <w:p w14:paraId="33B0EB24" w14:textId="77777777" w:rsidR="007A1666" w:rsidRDefault="007A1666">
      <w:pPr>
        <w:pStyle w:val="code"/>
        <w:rPr>
          <w:ins w:id="824" w:author="Matty Kadosh" w:date="2015-09-07T19:21:00Z"/>
        </w:rPr>
        <w:pPrChange w:id="825" w:author="Matty Kadosh" w:date="2015-09-07T19:23:00Z">
          <w:pPr/>
        </w:pPrChange>
      </w:pPr>
      <w:ins w:id="826" w:author="Matty Kadosh" w:date="2015-09-07T19:21:00Z">
        <w:r>
          <w:t xml:space="preserve"> * Routine Description:</w:t>
        </w:r>
      </w:ins>
    </w:p>
    <w:p w14:paraId="25398CC3" w14:textId="77777777" w:rsidR="007A1666" w:rsidRDefault="007A1666">
      <w:pPr>
        <w:pStyle w:val="code"/>
        <w:rPr>
          <w:ins w:id="827" w:author="Matty Kadosh" w:date="2015-09-07T19:21:00Z"/>
        </w:rPr>
        <w:pPrChange w:id="828" w:author="Matty Kadosh" w:date="2015-09-07T19:23:00Z">
          <w:pPr/>
        </w:pPrChange>
      </w:pPr>
      <w:ins w:id="829" w:author="Matty Kadosh" w:date="2015-09-07T19:21:00Z">
        <w:r>
          <w:t xml:space="preserve"> *    @brief Create next hop</w:t>
        </w:r>
      </w:ins>
    </w:p>
    <w:p w14:paraId="2BD9CFA9" w14:textId="77777777" w:rsidR="007A1666" w:rsidRDefault="007A1666">
      <w:pPr>
        <w:pStyle w:val="code"/>
        <w:rPr>
          <w:ins w:id="830" w:author="Matty Kadosh" w:date="2015-09-07T19:21:00Z"/>
        </w:rPr>
        <w:pPrChange w:id="831" w:author="Matty Kadosh" w:date="2015-09-07T19:23:00Z">
          <w:pPr/>
        </w:pPrChange>
      </w:pPr>
      <w:ins w:id="832" w:author="Matty Kadosh" w:date="2015-09-07T19:21:00Z">
        <w:r>
          <w:t xml:space="preserve"> *</w:t>
        </w:r>
      </w:ins>
    </w:p>
    <w:p w14:paraId="5E00506C" w14:textId="77777777" w:rsidR="007A1666" w:rsidRDefault="007A1666">
      <w:pPr>
        <w:pStyle w:val="code"/>
        <w:rPr>
          <w:ins w:id="833" w:author="Matty Kadosh" w:date="2015-09-07T19:21:00Z"/>
        </w:rPr>
        <w:pPrChange w:id="834" w:author="Matty Kadosh" w:date="2015-09-07T19:23:00Z">
          <w:pPr/>
        </w:pPrChange>
      </w:pPr>
      <w:ins w:id="835" w:author="Matty Kadosh" w:date="2015-09-07T19:21:00Z">
        <w:r>
          <w:t xml:space="preserve"> * Arguments:</w:t>
        </w:r>
      </w:ins>
    </w:p>
    <w:p w14:paraId="4D1A2AC2" w14:textId="50590F8A" w:rsidR="007A1666" w:rsidRDefault="00661170">
      <w:pPr>
        <w:pStyle w:val="code"/>
        <w:rPr>
          <w:ins w:id="836" w:author="Matty Kadosh" w:date="2015-09-07T19:21:00Z"/>
        </w:rPr>
        <w:pPrChange w:id="837" w:author="Matty Kadosh" w:date="2015-09-07T19:23:00Z">
          <w:pPr/>
        </w:pPrChange>
      </w:pPr>
      <w:ins w:id="838" w:author="Matty Kadosh" w:date="2015-09-07T19:21:00Z">
        <w:r>
          <w:t xml:space="preserve"> *    @param[out] </w:t>
        </w:r>
      </w:ins>
      <w:ins w:id="839" w:author="Matty Kadosh" w:date="2015-09-21T19:17:00Z">
        <w:r>
          <w:t>tunnel</w:t>
        </w:r>
      </w:ins>
      <w:ins w:id="840" w:author="Matty Kadosh" w:date="2015-09-07T19:21:00Z">
        <w:r>
          <w:t xml:space="preserve">_id - </w:t>
        </w:r>
      </w:ins>
      <w:ins w:id="841" w:author="Matty Kadosh" w:date="2015-09-21T19:17:00Z">
        <w:r>
          <w:t>tunnel</w:t>
        </w:r>
      </w:ins>
      <w:ins w:id="842" w:author="Matty Kadosh" w:date="2015-09-07T19:21:00Z">
        <w:r w:rsidR="007A1666">
          <w:t xml:space="preserve"> id</w:t>
        </w:r>
      </w:ins>
    </w:p>
    <w:p w14:paraId="7FE7210D" w14:textId="77777777" w:rsidR="007A1666" w:rsidRDefault="007A1666">
      <w:pPr>
        <w:pStyle w:val="code"/>
        <w:rPr>
          <w:ins w:id="843" w:author="Matty Kadosh" w:date="2015-09-07T19:21:00Z"/>
        </w:rPr>
        <w:pPrChange w:id="844" w:author="Matty Kadosh" w:date="2015-09-07T19:23:00Z">
          <w:pPr/>
        </w:pPrChange>
      </w:pPr>
      <w:ins w:id="845" w:author="Matty Kadosh" w:date="2015-09-07T19:21:00Z">
        <w:r>
          <w:t xml:space="preserve"> *    @param[in] attr_count - number of attributes</w:t>
        </w:r>
      </w:ins>
    </w:p>
    <w:p w14:paraId="60EBE1FD" w14:textId="77777777" w:rsidR="007A1666" w:rsidRDefault="007A1666">
      <w:pPr>
        <w:pStyle w:val="code"/>
        <w:rPr>
          <w:ins w:id="846" w:author="Matty Kadosh" w:date="2015-09-07T19:21:00Z"/>
        </w:rPr>
        <w:pPrChange w:id="847" w:author="Matty Kadosh" w:date="2015-09-07T19:23:00Z">
          <w:pPr/>
        </w:pPrChange>
      </w:pPr>
      <w:ins w:id="848" w:author="Matty Kadosh" w:date="2015-09-07T19:21:00Z">
        <w:r>
          <w:t xml:space="preserve"> *    @param[in] attr_list - array of attributes</w:t>
        </w:r>
      </w:ins>
    </w:p>
    <w:p w14:paraId="544980E6" w14:textId="77777777" w:rsidR="007A1666" w:rsidRDefault="007A1666">
      <w:pPr>
        <w:pStyle w:val="code"/>
        <w:rPr>
          <w:ins w:id="849" w:author="Matty Kadosh" w:date="2015-09-07T19:21:00Z"/>
        </w:rPr>
        <w:pPrChange w:id="850" w:author="Matty Kadosh" w:date="2015-09-07T19:23:00Z">
          <w:pPr/>
        </w:pPrChange>
      </w:pPr>
      <w:ins w:id="851" w:author="Matty Kadosh" w:date="2015-09-07T19:21:00Z">
        <w:r>
          <w:t xml:space="preserve"> *</w:t>
        </w:r>
      </w:ins>
    </w:p>
    <w:p w14:paraId="22E2D72A" w14:textId="77777777" w:rsidR="007A1666" w:rsidRDefault="007A1666">
      <w:pPr>
        <w:pStyle w:val="code"/>
        <w:rPr>
          <w:ins w:id="852" w:author="Matty Kadosh" w:date="2015-09-07T19:21:00Z"/>
        </w:rPr>
        <w:pPrChange w:id="853" w:author="Matty Kadosh" w:date="2015-09-07T19:23:00Z">
          <w:pPr/>
        </w:pPrChange>
      </w:pPr>
      <w:ins w:id="854" w:author="Matty Kadosh" w:date="2015-09-07T19:21:00Z">
        <w:r>
          <w:t xml:space="preserve"> * Return Values:</w:t>
        </w:r>
      </w:ins>
    </w:p>
    <w:p w14:paraId="73653767" w14:textId="77777777" w:rsidR="007A1666" w:rsidRDefault="007A1666">
      <w:pPr>
        <w:pStyle w:val="code"/>
        <w:rPr>
          <w:ins w:id="855" w:author="Matty Kadosh" w:date="2015-09-07T19:21:00Z"/>
        </w:rPr>
        <w:pPrChange w:id="856" w:author="Matty Kadosh" w:date="2015-09-07T19:23:00Z">
          <w:pPr/>
        </w:pPrChange>
      </w:pPr>
      <w:ins w:id="857" w:author="Matty Kadosh" w:date="2015-09-07T19:21:00Z">
        <w:r>
          <w:t xml:space="preserve"> *    @return SAI_STATUS_SUCCESS on success</w:t>
        </w:r>
      </w:ins>
    </w:p>
    <w:p w14:paraId="0D0B5FC2" w14:textId="77777777" w:rsidR="007A1666" w:rsidRDefault="007A1666">
      <w:pPr>
        <w:pStyle w:val="code"/>
        <w:rPr>
          <w:ins w:id="858" w:author="Matty Kadosh" w:date="2015-09-07T19:21:00Z"/>
        </w:rPr>
        <w:pPrChange w:id="859" w:author="Matty Kadosh" w:date="2015-09-07T19:23:00Z">
          <w:pPr/>
        </w:pPrChange>
      </w:pPr>
      <w:ins w:id="860" w:author="Matty Kadosh" w:date="2015-09-07T19:21:00Z">
        <w:r>
          <w:t xml:space="preserve"> *            Failure status code on error</w:t>
        </w:r>
      </w:ins>
    </w:p>
    <w:p w14:paraId="08655A57" w14:textId="77777777" w:rsidR="007A1666" w:rsidRDefault="007A1666">
      <w:pPr>
        <w:pStyle w:val="code"/>
        <w:rPr>
          <w:ins w:id="861" w:author="Matty Kadosh" w:date="2015-09-07T19:21:00Z"/>
        </w:rPr>
        <w:pPrChange w:id="862" w:author="Matty Kadosh" w:date="2015-09-07T19:23:00Z">
          <w:pPr/>
        </w:pPrChange>
      </w:pPr>
      <w:ins w:id="863" w:author="Matty Kadosh" w:date="2015-09-07T19:21:00Z">
        <w:r>
          <w:t xml:space="preserve"> *</w:t>
        </w:r>
      </w:ins>
    </w:p>
    <w:p w14:paraId="33476C4F" w14:textId="77777777" w:rsidR="007A1666" w:rsidRDefault="007A1666">
      <w:pPr>
        <w:pStyle w:val="code"/>
        <w:rPr>
          <w:ins w:id="864" w:author="Matty Kadosh" w:date="2015-09-07T19:21:00Z"/>
        </w:rPr>
        <w:pPrChange w:id="865" w:author="Matty Kadosh" w:date="2015-09-07T19:23:00Z">
          <w:pPr/>
        </w:pPrChange>
      </w:pPr>
      <w:ins w:id="866" w:author="Matty Kadosh" w:date="2015-09-07T19:21:00Z">
        <w:r>
          <w:t xml:space="preserve"> * Note: IP address expected in Network Byte Order.</w:t>
        </w:r>
      </w:ins>
    </w:p>
    <w:p w14:paraId="5612EF16" w14:textId="77777777" w:rsidR="007A1666" w:rsidRDefault="007A1666">
      <w:pPr>
        <w:pStyle w:val="code"/>
        <w:rPr>
          <w:ins w:id="867" w:author="Matty Kadosh" w:date="2015-09-07T19:21:00Z"/>
        </w:rPr>
        <w:pPrChange w:id="868" w:author="Matty Kadosh" w:date="2015-09-07T19:23:00Z">
          <w:pPr/>
        </w:pPrChange>
      </w:pPr>
      <w:ins w:id="869" w:author="Matty Kadosh" w:date="2015-09-07T19:21:00Z">
        <w:r>
          <w:t xml:space="preserve"> */</w:t>
        </w:r>
      </w:ins>
    </w:p>
    <w:p w14:paraId="2F6AF769" w14:textId="7340B091" w:rsidR="007A1666" w:rsidRDefault="007A1666">
      <w:pPr>
        <w:pStyle w:val="code"/>
        <w:rPr>
          <w:ins w:id="870" w:author="Matty Kadosh" w:date="2015-09-07T19:21:00Z"/>
        </w:rPr>
        <w:pPrChange w:id="871" w:author="Matty Kadosh" w:date="2015-09-07T19:23:00Z">
          <w:pPr/>
        </w:pPrChange>
      </w:pPr>
      <w:ins w:id="872" w:author="Matty Kadosh" w:date="2015-09-07T19:21:00Z">
        <w:r>
          <w:t>typedef sa</w:t>
        </w:r>
        <w:r w:rsidR="00661170">
          <w:t>i_status_t (*sai_create_</w:t>
        </w:r>
      </w:ins>
      <w:ins w:id="873" w:author="Matty Kadosh" w:date="2015-09-21T19:17:00Z">
        <w:r w:rsidR="00661170">
          <w:t>tunnel</w:t>
        </w:r>
      </w:ins>
      <w:ins w:id="874" w:author="Matty Kadosh" w:date="2015-09-07T19:21:00Z">
        <w:r>
          <w:t>_fn)(</w:t>
        </w:r>
      </w:ins>
    </w:p>
    <w:p w14:paraId="35A23782" w14:textId="0DA3DD36" w:rsidR="007A1666" w:rsidRDefault="007A1666">
      <w:pPr>
        <w:pStyle w:val="code"/>
        <w:rPr>
          <w:ins w:id="875" w:author="Matty Kadosh" w:date="2015-09-07T19:21:00Z"/>
        </w:rPr>
        <w:pPrChange w:id="876" w:author="Matty Kadosh" w:date="2015-09-07T19:23:00Z">
          <w:pPr/>
        </w:pPrChange>
      </w:pPr>
      <w:ins w:id="877" w:author="Matty Kadosh" w:date="2015-09-07T19:21:00Z">
        <w:r>
          <w:t xml:space="preserve">   </w:t>
        </w:r>
        <w:r w:rsidR="00661170">
          <w:t xml:space="preserve"> _Out_ sai_object_id_t* </w:t>
        </w:r>
      </w:ins>
      <w:ins w:id="878" w:author="Matty Kadosh" w:date="2015-09-21T19:17:00Z">
        <w:r w:rsidR="00661170">
          <w:t>tunnel</w:t>
        </w:r>
      </w:ins>
      <w:ins w:id="879" w:author="Matty Kadosh" w:date="2015-09-07T19:21:00Z">
        <w:r>
          <w:t>_id,</w:t>
        </w:r>
      </w:ins>
    </w:p>
    <w:p w14:paraId="2B385131" w14:textId="77777777" w:rsidR="007A1666" w:rsidRDefault="007A1666">
      <w:pPr>
        <w:pStyle w:val="code"/>
        <w:rPr>
          <w:ins w:id="880" w:author="Matty Kadosh" w:date="2015-09-07T19:21:00Z"/>
        </w:rPr>
        <w:pPrChange w:id="881" w:author="Matty Kadosh" w:date="2015-09-07T19:23:00Z">
          <w:pPr/>
        </w:pPrChange>
      </w:pPr>
      <w:ins w:id="882" w:author="Matty Kadosh" w:date="2015-09-07T19:21:00Z">
        <w:r>
          <w:t xml:space="preserve">    _In_ uint32_t attr_count,</w:t>
        </w:r>
      </w:ins>
    </w:p>
    <w:p w14:paraId="2A8F8BE9" w14:textId="77777777" w:rsidR="007A1666" w:rsidRDefault="007A1666">
      <w:pPr>
        <w:pStyle w:val="code"/>
        <w:rPr>
          <w:ins w:id="883" w:author="Matty Kadosh" w:date="2015-09-07T19:21:00Z"/>
        </w:rPr>
        <w:pPrChange w:id="884" w:author="Matty Kadosh" w:date="2015-09-07T19:23:00Z">
          <w:pPr/>
        </w:pPrChange>
      </w:pPr>
      <w:ins w:id="885" w:author="Matty Kadosh" w:date="2015-09-07T19:21:00Z">
        <w:r>
          <w:t xml:space="preserve">    _In_ const sai_attribute_t *attr_list</w:t>
        </w:r>
      </w:ins>
    </w:p>
    <w:p w14:paraId="5FF72B94" w14:textId="77777777" w:rsidR="007A1666" w:rsidRDefault="007A1666">
      <w:pPr>
        <w:pStyle w:val="code"/>
        <w:rPr>
          <w:ins w:id="886" w:author="Matty Kadosh" w:date="2015-09-07T19:21:00Z"/>
        </w:rPr>
        <w:pPrChange w:id="887" w:author="Matty Kadosh" w:date="2015-09-07T19:23:00Z">
          <w:pPr/>
        </w:pPrChange>
      </w:pPr>
      <w:ins w:id="888" w:author="Matty Kadosh" w:date="2015-09-07T19:21:00Z">
        <w:r>
          <w:t xml:space="preserve">    );</w:t>
        </w:r>
      </w:ins>
    </w:p>
    <w:p w14:paraId="284FC6FA" w14:textId="77777777" w:rsidR="007A1666" w:rsidRDefault="007A1666">
      <w:pPr>
        <w:pStyle w:val="code"/>
        <w:rPr>
          <w:ins w:id="889" w:author="Matty Kadosh" w:date="2015-09-07T19:21:00Z"/>
        </w:rPr>
        <w:pPrChange w:id="890" w:author="Matty Kadosh" w:date="2015-09-07T19:23:00Z">
          <w:pPr/>
        </w:pPrChange>
      </w:pPr>
    </w:p>
    <w:p w14:paraId="1791221D" w14:textId="77777777" w:rsidR="007A1666" w:rsidRDefault="007A1666">
      <w:pPr>
        <w:pStyle w:val="code"/>
        <w:rPr>
          <w:ins w:id="891" w:author="Matty Kadosh" w:date="2015-09-07T19:21:00Z"/>
        </w:rPr>
        <w:pPrChange w:id="892" w:author="Matty Kadosh" w:date="2015-09-07T19:23:00Z">
          <w:pPr/>
        </w:pPrChange>
      </w:pPr>
      <w:ins w:id="893" w:author="Matty Kadosh" w:date="2015-09-07T19:21:00Z">
        <w:r>
          <w:t>/**</w:t>
        </w:r>
      </w:ins>
    </w:p>
    <w:p w14:paraId="35D67C57" w14:textId="77777777" w:rsidR="007A1666" w:rsidRDefault="007A1666">
      <w:pPr>
        <w:pStyle w:val="code"/>
        <w:rPr>
          <w:ins w:id="894" w:author="Matty Kadosh" w:date="2015-09-07T19:21:00Z"/>
        </w:rPr>
        <w:pPrChange w:id="895" w:author="Matty Kadosh" w:date="2015-09-07T19:23:00Z">
          <w:pPr/>
        </w:pPrChange>
      </w:pPr>
      <w:ins w:id="896" w:author="Matty Kadosh" w:date="2015-09-07T19:21:00Z">
        <w:r>
          <w:t xml:space="preserve"> * Routine Description:</w:t>
        </w:r>
      </w:ins>
    </w:p>
    <w:p w14:paraId="006CEC3A" w14:textId="77777777" w:rsidR="007A1666" w:rsidRDefault="007A1666">
      <w:pPr>
        <w:pStyle w:val="code"/>
        <w:rPr>
          <w:ins w:id="897" w:author="Matty Kadosh" w:date="2015-09-07T19:21:00Z"/>
        </w:rPr>
        <w:pPrChange w:id="898" w:author="Matty Kadosh" w:date="2015-09-07T19:23:00Z">
          <w:pPr/>
        </w:pPrChange>
      </w:pPr>
      <w:ins w:id="899" w:author="Matty Kadosh" w:date="2015-09-07T19:21:00Z">
        <w:r>
          <w:lastRenderedPageBreak/>
          <w:t xml:space="preserve"> *    @brief Remove next hop</w:t>
        </w:r>
      </w:ins>
    </w:p>
    <w:p w14:paraId="6DAF1FA5" w14:textId="77777777" w:rsidR="007A1666" w:rsidRDefault="007A1666">
      <w:pPr>
        <w:pStyle w:val="code"/>
        <w:rPr>
          <w:ins w:id="900" w:author="Matty Kadosh" w:date="2015-09-07T19:21:00Z"/>
        </w:rPr>
        <w:pPrChange w:id="901" w:author="Matty Kadosh" w:date="2015-09-07T19:23:00Z">
          <w:pPr/>
        </w:pPrChange>
      </w:pPr>
      <w:ins w:id="902" w:author="Matty Kadosh" w:date="2015-09-07T19:21:00Z">
        <w:r>
          <w:t xml:space="preserve"> *</w:t>
        </w:r>
      </w:ins>
    </w:p>
    <w:p w14:paraId="725DEE15" w14:textId="77777777" w:rsidR="007A1666" w:rsidRDefault="007A1666">
      <w:pPr>
        <w:pStyle w:val="code"/>
        <w:rPr>
          <w:ins w:id="903" w:author="Matty Kadosh" w:date="2015-09-07T19:21:00Z"/>
        </w:rPr>
        <w:pPrChange w:id="904" w:author="Matty Kadosh" w:date="2015-09-07T19:23:00Z">
          <w:pPr/>
        </w:pPrChange>
      </w:pPr>
      <w:ins w:id="905" w:author="Matty Kadosh" w:date="2015-09-07T19:21:00Z">
        <w:r>
          <w:t xml:space="preserve"> * Arguments:</w:t>
        </w:r>
      </w:ins>
    </w:p>
    <w:p w14:paraId="18838BA6" w14:textId="1BC52E99" w:rsidR="007A1666" w:rsidRDefault="007A1666">
      <w:pPr>
        <w:pStyle w:val="code"/>
        <w:rPr>
          <w:ins w:id="906" w:author="Matty Kadosh" w:date="2015-09-07T19:21:00Z"/>
        </w:rPr>
        <w:pPrChange w:id="907" w:author="Matty Kadosh" w:date="2015-09-07T19:23:00Z">
          <w:pPr/>
        </w:pPrChange>
      </w:pPr>
      <w:ins w:id="908" w:author="Matty Kadosh" w:date="2015-09-07T19:21:00Z">
        <w:r>
          <w:t xml:space="preserve"> *    @par</w:t>
        </w:r>
        <w:r w:rsidR="00661170">
          <w:t xml:space="preserve">am[in] </w:t>
        </w:r>
      </w:ins>
      <w:ins w:id="909" w:author="Matty Kadosh" w:date="2015-09-21T19:16:00Z">
        <w:r w:rsidR="00661170">
          <w:t>tunnel</w:t>
        </w:r>
      </w:ins>
      <w:ins w:id="910" w:author="Matty Kadosh" w:date="2015-09-07T19:21:00Z">
        <w:r w:rsidR="00661170">
          <w:t xml:space="preserve">_id </w:t>
        </w:r>
      </w:ins>
      <w:ins w:id="911" w:author="Matty Kadosh" w:date="2015-09-21T19:16:00Z">
        <w:r w:rsidR="00661170">
          <w:t>–</w:t>
        </w:r>
      </w:ins>
      <w:ins w:id="912" w:author="Matty Kadosh" w:date="2015-09-07T19:21:00Z">
        <w:r w:rsidR="00661170">
          <w:t xml:space="preserve"> </w:t>
        </w:r>
      </w:ins>
      <w:ins w:id="913" w:author="Matty Kadosh" w:date="2015-09-21T19:16:00Z">
        <w:r w:rsidR="00661170">
          <w:t xml:space="preserve">tunnel id </w:t>
        </w:r>
      </w:ins>
    </w:p>
    <w:p w14:paraId="09912810" w14:textId="77777777" w:rsidR="007A1666" w:rsidRDefault="007A1666">
      <w:pPr>
        <w:pStyle w:val="code"/>
        <w:rPr>
          <w:ins w:id="914" w:author="Matty Kadosh" w:date="2015-09-07T19:21:00Z"/>
        </w:rPr>
        <w:pPrChange w:id="915" w:author="Matty Kadosh" w:date="2015-09-07T19:23:00Z">
          <w:pPr/>
        </w:pPrChange>
      </w:pPr>
      <w:ins w:id="916" w:author="Matty Kadosh" w:date="2015-09-07T19:21:00Z">
        <w:r>
          <w:t xml:space="preserve"> *</w:t>
        </w:r>
      </w:ins>
    </w:p>
    <w:p w14:paraId="20BAAF9A" w14:textId="77777777" w:rsidR="007A1666" w:rsidRDefault="007A1666">
      <w:pPr>
        <w:pStyle w:val="code"/>
        <w:rPr>
          <w:ins w:id="917" w:author="Matty Kadosh" w:date="2015-09-07T19:21:00Z"/>
        </w:rPr>
        <w:pPrChange w:id="918" w:author="Matty Kadosh" w:date="2015-09-07T19:23:00Z">
          <w:pPr/>
        </w:pPrChange>
      </w:pPr>
      <w:ins w:id="919" w:author="Matty Kadosh" w:date="2015-09-07T19:21:00Z">
        <w:r>
          <w:t xml:space="preserve"> * Return Values:</w:t>
        </w:r>
      </w:ins>
    </w:p>
    <w:p w14:paraId="34EF6CDB" w14:textId="77777777" w:rsidR="007A1666" w:rsidRDefault="007A1666">
      <w:pPr>
        <w:pStyle w:val="code"/>
        <w:rPr>
          <w:ins w:id="920" w:author="Matty Kadosh" w:date="2015-09-07T19:21:00Z"/>
        </w:rPr>
        <w:pPrChange w:id="921" w:author="Matty Kadosh" w:date="2015-09-07T19:23:00Z">
          <w:pPr/>
        </w:pPrChange>
      </w:pPr>
      <w:ins w:id="922" w:author="Matty Kadosh" w:date="2015-09-07T19:21:00Z">
        <w:r>
          <w:t xml:space="preserve"> *    @return SAI_STATUS_SUCCESS on success</w:t>
        </w:r>
      </w:ins>
    </w:p>
    <w:p w14:paraId="602FD317" w14:textId="77777777" w:rsidR="007A1666" w:rsidRDefault="007A1666">
      <w:pPr>
        <w:pStyle w:val="code"/>
        <w:rPr>
          <w:ins w:id="923" w:author="Matty Kadosh" w:date="2015-09-07T19:21:00Z"/>
        </w:rPr>
        <w:pPrChange w:id="924" w:author="Matty Kadosh" w:date="2015-09-07T19:23:00Z">
          <w:pPr/>
        </w:pPrChange>
      </w:pPr>
      <w:ins w:id="925" w:author="Matty Kadosh" w:date="2015-09-07T19:21:00Z">
        <w:r>
          <w:t xml:space="preserve"> *            Failure status code on error</w:t>
        </w:r>
      </w:ins>
    </w:p>
    <w:p w14:paraId="25C208C7" w14:textId="77777777" w:rsidR="007A1666" w:rsidRDefault="007A1666">
      <w:pPr>
        <w:pStyle w:val="code"/>
        <w:rPr>
          <w:ins w:id="926" w:author="Matty Kadosh" w:date="2015-09-07T19:21:00Z"/>
        </w:rPr>
        <w:pPrChange w:id="927" w:author="Matty Kadosh" w:date="2015-09-07T19:23:00Z">
          <w:pPr/>
        </w:pPrChange>
      </w:pPr>
      <w:ins w:id="928" w:author="Matty Kadosh" w:date="2015-09-07T19:21:00Z">
        <w:r>
          <w:t xml:space="preserve"> */</w:t>
        </w:r>
      </w:ins>
    </w:p>
    <w:p w14:paraId="1FD77198" w14:textId="72785158" w:rsidR="007A1666" w:rsidRDefault="007A1666">
      <w:pPr>
        <w:pStyle w:val="code"/>
        <w:rPr>
          <w:ins w:id="929" w:author="Matty Kadosh" w:date="2015-09-07T19:21:00Z"/>
        </w:rPr>
        <w:pPrChange w:id="930" w:author="Matty Kadosh" w:date="2015-09-07T19:23:00Z">
          <w:pPr/>
        </w:pPrChange>
      </w:pPr>
      <w:ins w:id="931" w:author="Matty Kadosh" w:date="2015-09-07T19:21:00Z">
        <w:r>
          <w:t>typedef sa</w:t>
        </w:r>
        <w:r w:rsidR="00661170">
          <w:t>i_status_t (*sai_remove_</w:t>
        </w:r>
      </w:ins>
      <w:ins w:id="932" w:author="Matty Kadosh" w:date="2015-09-21T19:16:00Z">
        <w:r w:rsidR="00661170">
          <w:t>tunnel</w:t>
        </w:r>
      </w:ins>
      <w:ins w:id="933" w:author="Matty Kadosh" w:date="2015-09-07T19:21:00Z">
        <w:r>
          <w:t>_fn)(</w:t>
        </w:r>
      </w:ins>
    </w:p>
    <w:p w14:paraId="272D89A5" w14:textId="3C052859" w:rsidR="007A1666" w:rsidRDefault="007A1666">
      <w:pPr>
        <w:pStyle w:val="code"/>
        <w:rPr>
          <w:ins w:id="934" w:author="Matty Kadosh" w:date="2015-09-07T19:21:00Z"/>
        </w:rPr>
        <w:pPrChange w:id="935" w:author="Matty Kadosh" w:date="2015-09-07T19:23:00Z">
          <w:pPr/>
        </w:pPrChange>
      </w:pPr>
      <w:ins w:id="936" w:author="Matty Kadosh" w:date="2015-09-07T19:21:00Z">
        <w:r>
          <w:t xml:space="preserve">    </w:t>
        </w:r>
        <w:r w:rsidR="00661170">
          <w:t xml:space="preserve">_In_ sai_object_id_t </w:t>
        </w:r>
      </w:ins>
      <w:ins w:id="937" w:author="Matty Kadosh" w:date="2015-09-21T19:16:00Z">
        <w:r w:rsidR="00661170">
          <w:t>tunnel_id</w:t>
        </w:r>
      </w:ins>
    </w:p>
    <w:p w14:paraId="190645FA" w14:textId="77777777" w:rsidR="007A1666" w:rsidRDefault="007A1666">
      <w:pPr>
        <w:pStyle w:val="code"/>
        <w:rPr>
          <w:ins w:id="938" w:author="Matty Kadosh" w:date="2015-09-07T19:21:00Z"/>
        </w:rPr>
        <w:pPrChange w:id="939" w:author="Matty Kadosh" w:date="2015-09-07T19:23:00Z">
          <w:pPr/>
        </w:pPrChange>
      </w:pPr>
      <w:ins w:id="940" w:author="Matty Kadosh" w:date="2015-09-07T19:21:00Z">
        <w:r>
          <w:t xml:space="preserve">    );</w:t>
        </w:r>
      </w:ins>
    </w:p>
    <w:p w14:paraId="20B742CB" w14:textId="77777777" w:rsidR="007A1666" w:rsidRDefault="007A1666">
      <w:pPr>
        <w:pStyle w:val="code"/>
        <w:rPr>
          <w:ins w:id="941" w:author="Matty Kadosh" w:date="2015-09-07T19:21:00Z"/>
        </w:rPr>
        <w:pPrChange w:id="942" w:author="Matty Kadosh" w:date="2015-09-07T19:23:00Z">
          <w:pPr/>
        </w:pPrChange>
      </w:pPr>
    </w:p>
    <w:p w14:paraId="318A175A" w14:textId="77777777" w:rsidR="007A1666" w:rsidRDefault="007A1666">
      <w:pPr>
        <w:pStyle w:val="code"/>
        <w:rPr>
          <w:ins w:id="943" w:author="Matty Kadosh" w:date="2015-09-07T19:21:00Z"/>
        </w:rPr>
        <w:pPrChange w:id="944" w:author="Matty Kadosh" w:date="2015-09-07T19:23:00Z">
          <w:pPr/>
        </w:pPrChange>
      </w:pPr>
      <w:ins w:id="945" w:author="Matty Kadosh" w:date="2015-09-07T19:21:00Z">
        <w:r>
          <w:t>/**</w:t>
        </w:r>
      </w:ins>
    </w:p>
    <w:p w14:paraId="19AE949D" w14:textId="77777777" w:rsidR="007A1666" w:rsidRDefault="007A1666">
      <w:pPr>
        <w:pStyle w:val="code"/>
        <w:rPr>
          <w:ins w:id="946" w:author="Matty Kadosh" w:date="2015-09-07T19:21:00Z"/>
        </w:rPr>
        <w:pPrChange w:id="947" w:author="Matty Kadosh" w:date="2015-09-07T19:23:00Z">
          <w:pPr/>
        </w:pPrChange>
      </w:pPr>
      <w:ins w:id="948" w:author="Matty Kadosh" w:date="2015-09-07T19:21:00Z">
        <w:r>
          <w:t xml:space="preserve"> * Routine Description:</w:t>
        </w:r>
      </w:ins>
    </w:p>
    <w:p w14:paraId="5988185C" w14:textId="77777777" w:rsidR="007A1666" w:rsidRDefault="007A1666">
      <w:pPr>
        <w:pStyle w:val="code"/>
        <w:rPr>
          <w:ins w:id="949" w:author="Matty Kadosh" w:date="2015-09-07T19:21:00Z"/>
        </w:rPr>
        <w:pPrChange w:id="950" w:author="Matty Kadosh" w:date="2015-09-07T19:23:00Z">
          <w:pPr/>
        </w:pPrChange>
      </w:pPr>
      <w:ins w:id="951" w:author="Matty Kadosh" w:date="2015-09-07T19:21:00Z">
        <w:r>
          <w:t xml:space="preserve"> *    @brief Set Next Hop attribute</w:t>
        </w:r>
      </w:ins>
    </w:p>
    <w:p w14:paraId="551B6CA5" w14:textId="77777777" w:rsidR="007A1666" w:rsidRDefault="007A1666">
      <w:pPr>
        <w:pStyle w:val="code"/>
        <w:rPr>
          <w:ins w:id="952" w:author="Matty Kadosh" w:date="2015-09-07T19:21:00Z"/>
        </w:rPr>
        <w:pPrChange w:id="953" w:author="Matty Kadosh" w:date="2015-09-07T19:23:00Z">
          <w:pPr/>
        </w:pPrChange>
      </w:pPr>
      <w:ins w:id="954" w:author="Matty Kadosh" w:date="2015-09-07T19:21:00Z">
        <w:r>
          <w:t xml:space="preserve"> *</w:t>
        </w:r>
      </w:ins>
    </w:p>
    <w:p w14:paraId="1823CD03" w14:textId="77777777" w:rsidR="007A1666" w:rsidRDefault="007A1666">
      <w:pPr>
        <w:pStyle w:val="code"/>
        <w:rPr>
          <w:ins w:id="955" w:author="Matty Kadosh" w:date="2015-09-07T19:21:00Z"/>
        </w:rPr>
        <w:pPrChange w:id="956" w:author="Matty Kadosh" w:date="2015-09-07T19:23:00Z">
          <w:pPr/>
        </w:pPrChange>
      </w:pPr>
      <w:ins w:id="957" w:author="Matty Kadosh" w:date="2015-09-07T19:21:00Z">
        <w:r>
          <w:t xml:space="preserve"> * Arguments:</w:t>
        </w:r>
      </w:ins>
    </w:p>
    <w:p w14:paraId="307CA21D" w14:textId="61492F61" w:rsidR="007A1666" w:rsidRDefault="00661170">
      <w:pPr>
        <w:pStyle w:val="code"/>
        <w:rPr>
          <w:ins w:id="958" w:author="Matty Kadosh" w:date="2015-09-07T19:21:00Z"/>
        </w:rPr>
        <w:pPrChange w:id="959" w:author="Matty Kadosh" w:date="2015-09-07T19:23:00Z">
          <w:pPr/>
        </w:pPrChange>
      </w:pPr>
      <w:ins w:id="960" w:author="Matty Kadosh" w:date="2015-09-07T19:21:00Z">
        <w:r>
          <w:t xml:space="preserve"> *    @param[in] </w:t>
        </w:r>
      </w:ins>
      <w:ins w:id="961" w:author="Matty Kadosh" w:date="2015-09-21T19:15:00Z">
        <w:r>
          <w:t>tunnel</w:t>
        </w:r>
      </w:ins>
      <w:ins w:id="962" w:author="Matty Kadosh" w:date="2015-09-07T19:21:00Z">
        <w:r>
          <w:t xml:space="preserve">_id - </w:t>
        </w:r>
      </w:ins>
      <w:ins w:id="963" w:author="Matty Kadosh" w:date="2015-09-21T19:15:00Z">
        <w:r>
          <w:t>tunnel</w:t>
        </w:r>
      </w:ins>
      <w:ins w:id="964" w:author="Matty Kadosh" w:date="2015-09-07T19:21:00Z">
        <w:r w:rsidR="007A1666">
          <w:t xml:space="preserve"> id</w:t>
        </w:r>
      </w:ins>
    </w:p>
    <w:p w14:paraId="38640AF4" w14:textId="77777777" w:rsidR="007A1666" w:rsidRDefault="007A1666">
      <w:pPr>
        <w:pStyle w:val="code"/>
        <w:rPr>
          <w:ins w:id="965" w:author="Matty Kadosh" w:date="2015-09-07T19:21:00Z"/>
        </w:rPr>
        <w:pPrChange w:id="966" w:author="Matty Kadosh" w:date="2015-09-07T19:23:00Z">
          <w:pPr/>
        </w:pPrChange>
      </w:pPr>
      <w:ins w:id="967" w:author="Matty Kadosh" w:date="2015-09-07T19:21:00Z">
        <w:r>
          <w:t xml:space="preserve"> *    @param[in] attr - attribute</w:t>
        </w:r>
      </w:ins>
    </w:p>
    <w:p w14:paraId="7104F300" w14:textId="77777777" w:rsidR="007A1666" w:rsidRDefault="007A1666">
      <w:pPr>
        <w:pStyle w:val="code"/>
        <w:rPr>
          <w:ins w:id="968" w:author="Matty Kadosh" w:date="2015-09-07T19:21:00Z"/>
        </w:rPr>
        <w:pPrChange w:id="969" w:author="Matty Kadosh" w:date="2015-09-07T19:23:00Z">
          <w:pPr/>
        </w:pPrChange>
      </w:pPr>
      <w:ins w:id="970" w:author="Matty Kadosh" w:date="2015-09-07T19:21:00Z">
        <w:r>
          <w:t xml:space="preserve"> *</w:t>
        </w:r>
      </w:ins>
    </w:p>
    <w:p w14:paraId="65EB4853" w14:textId="77777777" w:rsidR="007A1666" w:rsidRDefault="007A1666">
      <w:pPr>
        <w:pStyle w:val="code"/>
        <w:rPr>
          <w:ins w:id="971" w:author="Matty Kadosh" w:date="2015-09-07T19:21:00Z"/>
        </w:rPr>
        <w:pPrChange w:id="972" w:author="Matty Kadosh" w:date="2015-09-07T19:23:00Z">
          <w:pPr/>
        </w:pPrChange>
      </w:pPr>
      <w:ins w:id="973" w:author="Matty Kadosh" w:date="2015-09-07T19:21:00Z">
        <w:r>
          <w:t xml:space="preserve"> * Return Values:</w:t>
        </w:r>
      </w:ins>
    </w:p>
    <w:p w14:paraId="0E4285C7" w14:textId="77777777" w:rsidR="007A1666" w:rsidRDefault="007A1666">
      <w:pPr>
        <w:pStyle w:val="code"/>
        <w:rPr>
          <w:ins w:id="974" w:author="Matty Kadosh" w:date="2015-09-07T19:21:00Z"/>
        </w:rPr>
        <w:pPrChange w:id="975" w:author="Matty Kadosh" w:date="2015-09-07T19:23:00Z">
          <w:pPr/>
        </w:pPrChange>
      </w:pPr>
      <w:ins w:id="976" w:author="Matty Kadosh" w:date="2015-09-07T19:21:00Z">
        <w:r>
          <w:t xml:space="preserve"> *    @return SAI_STATUS_SUCCESS on success</w:t>
        </w:r>
      </w:ins>
    </w:p>
    <w:p w14:paraId="2912CCCE" w14:textId="77777777" w:rsidR="007A1666" w:rsidRDefault="007A1666">
      <w:pPr>
        <w:pStyle w:val="code"/>
        <w:rPr>
          <w:ins w:id="977" w:author="Matty Kadosh" w:date="2015-09-07T19:21:00Z"/>
        </w:rPr>
        <w:pPrChange w:id="978" w:author="Matty Kadosh" w:date="2015-09-07T19:23:00Z">
          <w:pPr/>
        </w:pPrChange>
      </w:pPr>
      <w:ins w:id="979" w:author="Matty Kadosh" w:date="2015-09-07T19:21:00Z">
        <w:r>
          <w:t xml:space="preserve"> *            Failure status code on error</w:t>
        </w:r>
      </w:ins>
    </w:p>
    <w:p w14:paraId="5147C670" w14:textId="77777777" w:rsidR="007A1666" w:rsidRDefault="007A1666">
      <w:pPr>
        <w:pStyle w:val="code"/>
        <w:rPr>
          <w:ins w:id="980" w:author="Matty Kadosh" w:date="2015-09-07T19:21:00Z"/>
        </w:rPr>
        <w:pPrChange w:id="981" w:author="Matty Kadosh" w:date="2015-09-07T19:23:00Z">
          <w:pPr/>
        </w:pPrChange>
      </w:pPr>
      <w:ins w:id="982" w:author="Matty Kadosh" w:date="2015-09-07T19:21:00Z">
        <w:r>
          <w:t xml:space="preserve"> */</w:t>
        </w:r>
      </w:ins>
    </w:p>
    <w:p w14:paraId="49949B17" w14:textId="197342FD" w:rsidR="007A1666" w:rsidRDefault="007A1666">
      <w:pPr>
        <w:pStyle w:val="code"/>
        <w:rPr>
          <w:ins w:id="983" w:author="Matty Kadosh" w:date="2015-09-07T19:21:00Z"/>
        </w:rPr>
        <w:pPrChange w:id="984" w:author="Matty Kadosh" w:date="2015-09-07T19:23:00Z">
          <w:pPr/>
        </w:pPrChange>
      </w:pPr>
      <w:ins w:id="985" w:author="Matty Kadosh" w:date="2015-09-07T19:21:00Z">
        <w:r>
          <w:t>typedef</w:t>
        </w:r>
        <w:r w:rsidR="00661170">
          <w:t xml:space="preserve"> sai_status_t (*sai_set_</w:t>
        </w:r>
      </w:ins>
      <w:ins w:id="986" w:author="Matty Kadosh" w:date="2015-09-21T19:16:00Z">
        <w:r w:rsidR="00661170">
          <w:t>tunnel</w:t>
        </w:r>
      </w:ins>
      <w:ins w:id="987" w:author="Matty Kadosh" w:date="2015-09-07T19:21:00Z">
        <w:r>
          <w:t>_attribute_fn)(</w:t>
        </w:r>
      </w:ins>
    </w:p>
    <w:p w14:paraId="650EAA7A" w14:textId="470E233C" w:rsidR="007A1666" w:rsidRDefault="007A1666">
      <w:pPr>
        <w:pStyle w:val="code"/>
        <w:rPr>
          <w:ins w:id="988" w:author="Matty Kadosh" w:date="2015-09-07T19:21:00Z"/>
        </w:rPr>
        <w:pPrChange w:id="989" w:author="Matty Kadosh" w:date="2015-09-07T19:23:00Z">
          <w:pPr/>
        </w:pPrChange>
      </w:pPr>
      <w:ins w:id="990" w:author="Matty Kadosh" w:date="2015-09-07T19:21:00Z">
        <w:r>
          <w:t xml:space="preserve"> </w:t>
        </w:r>
        <w:r w:rsidR="00661170">
          <w:t xml:space="preserve">   _In_ sai_object_id_t </w:t>
        </w:r>
      </w:ins>
      <w:ins w:id="991" w:author="Matty Kadosh" w:date="2015-09-21T19:16:00Z">
        <w:r w:rsidR="00661170">
          <w:t>tunnel</w:t>
        </w:r>
      </w:ins>
      <w:ins w:id="992" w:author="Matty Kadosh" w:date="2015-09-07T19:21:00Z">
        <w:r>
          <w:t>_id,</w:t>
        </w:r>
      </w:ins>
    </w:p>
    <w:p w14:paraId="7EAF0473" w14:textId="77777777" w:rsidR="007A1666" w:rsidRDefault="007A1666">
      <w:pPr>
        <w:pStyle w:val="code"/>
        <w:rPr>
          <w:ins w:id="993" w:author="Matty Kadosh" w:date="2015-09-07T19:21:00Z"/>
        </w:rPr>
        <w:pPrChange w:id="994" w:author="Matty Kadosh" w:date="2015-09-07T19:23:00Z">
          <w:pPr/>
        </w:pPrChange>
      </w:pPr>
      <w:ins w:id="995" w:author="Matty Kadosh" w:date="2015-09-07T19:21:00Z">
        <w:r>
          <w:t xml:space="preserve">    _In_ const sai_attribute_t *attr</w:t>
        </w:r>
      </w:ins>
    </w:p>
    <w:p w14:paraId="1B4AB2D4" w14:textId="77777777" w:rsidR="007A1666" w:rsidRDefault="007A1666">
      <w:pPr>
        <w:pStyle w:val="code"/>
        <w:rPr>
          <w:ins w:id="996" w:author="Matty Kadosh" w:date="2015-09-07T19:21:00Z"/>
        </w:rPr>
        <w:pPrChange w:id="997" w:author="Matty Kadosh" w:date="2015-09-07T19:23:00Z">
          <w:pPr/>
        </w:pPrChange>
      </w:pPr>
      <w:ins w:id="998" w:author="Matty Kadosh" w:date="2015-09-07T19:21:00Z">
        <w:r>
          <w:t xml:space="preserve">    );</w:t>
        </w:r>
      </w:ins>
    </w:p>
    <w:p w14:paraId="1BBB3D05" w14:textId="77777777" w:rsidR="007A1666" w:rsidRDefault="007A1666">
      <w:pPr>
        <w:pStyle w:val="code"/>
        <w:rPr>
          <w:ins w:id="999" w:author="Matty Kadosh" w:date="2015-09-07T19:21:00Z"/>
        </w:rPr>
        <w:pPrChange w:id="1000" w:author="Matty Kadosh" w:date="2015-09-07T19:23:00Z">
          <w:pPr/>
        </w:pPrChange>
      </w:pPr>
    </w:p>
    <w:p w14:paraId="79209FA9" w14:textId="77777777" w:rsidR="007A1666" w:rsidRDefault="007A1666">
      <w:pPr>
        <w:pStyle w:val="code"/>
        <w:rPr>
          <w:ins w:id="1001" w:author="Matty Kadosh" w:date="2015-09-07T19:21:00Z"/>
        </w:rPr>
        <w:pPrChange w:id="1002" w:author="Matty Kadosh" w:date="2015-09-07T19:23:00Z">
          <w:pPr/>
        </w:pPrChange>
      </w:pPr>
    </w:p>
    <w:p w14:paraId="739A1518" w14:textId="77777777" w:rsidR="007A1666" w:rsidRDefault="007A1666">
      <w:pPr>
        <w:pStyle w:val="code"/>
        <w:rPr>
          <w:ins w:id="1003" w:author="Matty Kadosh" w:date="2015-09-07T19:21:00Z"/>
        </w:rPr>
        <w:pPrChange w:id="1004" w:author="Matty Kadosh" w:date="2015-09-07T19:23:00Z">
          <w:pPr/>
        </w:pPrChange>
      </w:pPr>
      <w:ins w:id="1005" w:author="Matty Kadosh" w:date="2015-09-07T19:21:00Z">
        <w:r>
          <w:t>/**</w:t>
        </w:r>
      </w:ins>
    </w:p>
    <w:p w14:paraId="79283FEA" w14:textId="77777777" w:rsidR="007A1666" w:rsidRDefault="007A1666">
      <w:pPr>
        <w:pStyle w:val="code"/>
        <w:rPr>
          <w:ins w:id="1006" w:author="Matty Kadosh" w:date="2015-09-07T19:21:00Z"/>
        </w:rPr>
        <w:pPrChange w:id="1007" w:author="Matty Kadosh" w:date="2015-09-07T19:23:00Z">
          <w:pPr/>
        </w:pPrChange>
      </w:pPr>
      <w:ins w:id="1008" w:author="Matty Kadosh" w:date="2015-09-07T19:21:00Z">
        <w:r>
          <w:t xml:space="preserve"> * Routine Description:</w:t>
        </w:r>
      </w:ins>
    </w:p>
    <w:p w14:paraId="1828DA23" w14:textId="3529DA8C" w:rsidR="007A1666" w:rsidRDefault="00661170">
      <w:pPr>
        <w:pStyle w:val="code"/>
        <w:rPr>
          <w:ins w:id="1009" w:author="Matty Kadosh" w:date="2015-09-07T19:21:00Z"/>
        </w:rPr>
        <w:pPrChange w:id="1010" w:author="Matty Kadosh" w:date="2015-09-07T19:23:00Z">
          <w:pPr/>
        </w:pPrChange>
      </w:pPr>
      <w:ins w:id="1011" w:author="Matty Kadosh" w:date="2015-09-07T19:21:00Z">
        <w:r>
          <w:t xml:space="preserve"> *    @brief Get </w:t>
        </w:r>
      </w:ins>
      <w:ins w:id="1012" w:author="Matty Kadosh" w:date="2015-09-21T19:14:00Z">
        <w:r>
          <w:t>tunnel</w:t>
        </w:r>
      </w:ins>
      <w:ins w:id="1013" w:author="Matty Kadosh" w:date="2015-09-07T19:21:00Z">
        <w:r w:rsidR="007A1666">
          <w:t xml:space="preserve"> attribute</w:t>
        </w:r>
      </w:ins>
    </w:p>
    <w:p w14:paraId="72453A5E" w14:textId="77777777" w:rsidR="007A1666" w:rsidRDefault="007A1666">
      <w:pPr>
        <w:pStyle w:val="code"/>
        <w:rPr>
          <w:ins w:id="1014" w:author="Matty Kadosh" w:date="2015-09-07T19:21:00Z"/>
        </w:rPr>
        <w:pPrChange w:id="1015" w:author="Matty Kadosh" w:date="2015-09-07T19:23:00Z">
          <w:pPr/>
        </w:pPrChange>
      </w:pPr>
      <w:ins w:id="1016" w:author="Matty Kadosh" w:date="2015-09-07T19:21:00Z">
        <w:r>
          <w:t xml:space="preserve"> *</w:t>
        </w:r>
      </w:ins>
    </w:p>
    <w:p w14:paraId="64DD1731" w14:textId="77777777" w:rsidR="007A1666" w:rsidRDefault="007A1666">
      <w:pPr>
        <w:pStyle w:val="code"/>
        <w:rPr>
          <w:ins w:id="1017" w:author="Matty Kadosh" w:date="2015-09-07T19:21:00Z"/>
        </w:rPr>
        <w:pPrChange w:id="1018" w:author="Matty Kadosh" w:date="2015-09-07T19:23:00Z">
          <w:pPr/>
        </w:pPrChange>
      </w:pPr>
      <w:ins w:id="1019" w:author="Matty Kadosh" w:date="2015-09-07T19:21:00Z">
        <w:r>
          <w:t xml:space="preserve"> * Arguments:</w:t>
        </w:r>
      </w:ins>
    </w:p>
    <w:p w14:paraId="10CF9423" w14:textId="4B02B632" w:rsidR="007A1666" w:rsidRDefault="00661170">
      <w:pPr>
        <w:pStyle w:val="code"/>
        <w:rPr>
          <w:ins w:id="1020" w:author="Matty Kadosh" w:date="2015-09-07T19:21:00Z"/>
        </w:rPr>
        <w:pPrChange w:id="1021" w:author="Matty Kadosh" w:date="2015-09-07T19:23:00Z">
          <w:pPr/>
        </w:pPrChange>
      </w:pPr>
      <w:ins w:id="1022" w:author="Matty Kadosh" w:date="2015-09-07T19:21:00Z">
        <w:r>
          <w:t xml:space="preserve"> *    @param[in] </w:t>
        </w:r>
      </w:ins>
      <w:ins w:id="1023" w:author="Matty Kadosh" w:date="2015-09-21T19:15:00Z">
        <w:r>
          <w:t xml:space="preserve">tunnel </w:t>
        </w:r>
      </w:ins>
      <w:ins w:id="1024" w:author="Matty Kadosh" w:date="2015-09-07T19:21:00Z">
        <w:r w:rsidR="007A1666">
          <w:t>_id</w:t>
        </w:r>
        <w:r>
          <w:t xml:space="preserve"> - </w:t>
        </w:r>
      </w:ins>
      <w:ins w:id="1025" w:author="Matty Kadosh" w:date="2015-09-21T19:14:00Z">
        <w:r>
          <w:t>tunnel</w:t>
        </w:r>
      </w:ins>
      <w:ins w:id="1026" w:author="Matty Kadosh" w:date="2015-09-07T19:21:00Z">
        <w:r w:rsidR="007A1666">
          <w:t xml:space="preserve"> id</w:t>
        </w:r>
      </w:ins>
    </w:p>
    <w:p w14:paraId="0672B452" w14:textId="77777777" w:rsidR="007A1666" w:rsidRDefault="007A1666">
      <w:pPr>
        <w:pStyle w:val="code"/>
        <w:rPr>
          <w:ins w:id="1027" w:author="Matty Kadosh" w:date="2015-09-07T19:21:00Z"/>
        </w:rPr>
        <w:pPrChange w:id="1028" w:author="Matty Kadosh" w:date="2015-09-07T19:23:00Z">
          <w:pPr/>
        </w:pPrChange>
      </w:pPr>
      <w:ins w:id="1029" w:author="Matty Kadosh" w:date="2015-09-07T19:21:00Z">
        <w:r>
          <w:t xml:space="preserve"> *    @param[in] attr_count - number of attributes</w:t>
        </w:r>
      </w:ins>
    </w:p>
    <w:p w14:paraId="797C6AB4" w14:textId="77777777" w:rsidR="007A1666" w:rsidRDefault="007A1666">
      <w:pPr>
        <w:pStyle w:val="code"/>
        <w:rPr>
          <w:ins w:id="1030" w:author="Matty Kadosh" w:date="2015-09-07T19:21:00Z"/>
        </w:rPr>
        <w:pPrChange w:id="1031" w:author="Matty Kadosh" w:date="2015-09-07T19:23:00Z">
          <w:pPr/>
        </w:pPrChange>
      </w:pPr>
      <w:ins w:id="1032" w:author="Matty Kadosh" w:date="2015-09-07T19:21:00Z">
        <w:r>
          <w:t xml:space="preserve"> *    @param[inout] attr_list - array of attributes</w:t>
        </w:r>
      </w:ins>
    </w:p>
    <w:p w14:paraId="35166F15" w14:textId="77777777" w:rsidR="007A1666" w:rsidRDefault="007A1666">
      <w:pPr>
        <w:pStyle w:val="code"/>
        <w:rPr>
          <w:ins w:id="1033" w:author="Matty Kadosh" w:date="2015-09-07T19:21:00Z"/>
        </w:rPr>
        <w:pPrChange w:id="1034" w:author="Matty Kadosh" w:date="2015-09-07T19:23:00Z">
          <w:pPr/>
        </w:pPrChange>
      </w:pPr>
      <w:ins w:id="1035" w:author="Matty Kadosh" w:date="2015-09-07T19:21:00Z">
        <w:r>
          <w:t xml:space="preserve"> *</w:t>
        </w:r>
      </w:ins>
    </w:p>
    <w:p w14:paraId="38B03D7D" w14:textId="77777777" w:rsidR="007A1666" w:rsidRDefault="007A1666">
      <w:pPr>
        <w:pStyle w:val="code"/>
        <w:rPr>
          <w:ins w:id="1036" w:author="Matty Kadosh" w:date="2015-09-07T19:21:00Z"/>
        </w:rPr>
        <w:pPrChange w:id="1037" w:author="Matty Kadosh" w:date="2015-09-07T19:23:00Z">
          <w:pPr/>
        </w:pPrChange>
      </w:pPr>
      <w:ins w:id="1038" w:author="Matty Kadosh" w:date="2015-09-07T19:21:00Z">
        <w:r>
          <w:t xml:space="preserve"> * Return Values:</w:t>
        </w:r>
      </w:ins>
    </w:p>
    <w:p w14:paraId="5C33BB7A" w14:textId="77777777" w:rsidR="007A1666" w:rsidRDefault="007A1666">
      <w:pPr>
        <w:pStyle w:val="code"/>
        <w:rPr>
          <w:ins w:id="1039" w:author="Matty Kadosh" w:date="2015-09-07T19:21:00Z"/>
        </w:rPr>
        <w:pPrChange w:id="1040" w:author="Matty Kadosh" w:date="2015-09-07T19:23:00Z">
          <w:pPr/>
        </w:pPrChange>
      </w:pPr>
      <w:ins w:id="1041" w:author="Matty Kadosh" w:date="2015-09-07T19:21:00Z">
        <w:r>
          <w:t xml:space="preserve"> *    @return SAI_STATUS_SUCCESS on success</w:t>
        </w:r>
      </w:ins>
    </w:p>
    <w:p w14:paraId="47AC13B5" w14:textId="77777777" w:rsidR="007A1666" w:rsidRDefault="007A1666">
      <w:pPr>
        <w:pStyle w:val="code"/>
        <w:rPr>
          <w:ins w:id="1042" w:author="Matty Kadosh" w:date="2015-09-07T19:21:00Z"/>
        </w:rPr>
        <w:pPrChange w:id="1043" w:author="Matty Kadosh" w:date="2015-09-07T19:23:00Z">
          <w:pPr/>
        </w:pPrChange>
      </w:pPr>
      <w:ins w:id="1044" w:author="Matty Kadosh" w:date="2015-09-07T19:21:00Z">
        <w:r>
          <w:t xml:space="preserve"> *            Failure status code on error</w:t>
        </w:r>
      </w:ins>
    </w:p>
    <w:p w14:paraId="2F7CDF2C" w14:textId="77777777" w:rsidR="007A1666" w:rsidRDefault="007A1666">
      <w:pPr>
        <w:pStyle w:val="code"/>
        <w:rPr>
          <w:ins w:id="1045" w:author="Matty Kadosh" w:date="2015-09-07T19:21:00Z"/>
        </w:rPr>
        <w:pPrChange w:id="1046" w:author="Matty Kadosh" w:date="2015-09-07T19:23:00Z">
          <w:pPr/>
        </w:pPrChange>
      </w:pPr>
      <w:ins w:id="1047" w:author="Matty Kadosh" w:date="2015-09-07T19:21:00Z">
        <w:r>
          <w:t xml:space="preserve"> */</w:t>
        </w:r>
      </w:ins>
    </w:p>
    <w:p w14:paraId="648A5B59" w14:textId="347469CB" w:rsidR="007A1666" w:rsidRDefault="007A1666">
      <w:pPr>
        <w:pStyle w:val="code"/>
        <w:rPr>
          <w:ins w:id="1048" w:author="Matty Kadosh" w:date="2015-09-07T19:21:00Z"/>
        </w:rPr>
        <w:pPrChange w:id="1049" w:author="Matty Kadosh" w:date="2015-09-07T19:23:00Z">
          <w:pPr/>
        </w:pPrChange>
      </w:pPr>
      <w:ins w:id="1050" w:author="Matty Kadosh" w:date="2015-09-07T19:21:00Z">
        <w:r>
          <w:t>typedef sai_status_t (*sai</w:t>
        </w:r>
        <w:r w:rsidR="00661170">
          <w:t>_get_</w:t>
        </w:r>
      </w:ins>
      <w:ins w:id="1051" w:author="Matty Kadosh" w:date="2015-09-21T19:16:00Z">
        <w:r w:rsidR="00661170">
          <w:t>tunnel</w:t>
        </w:r>
      </w:ins>
      <w:ins w:id="1052" w:author="Matty Kadosh" w:date="2015-09-07T19:21:00Z">
        <w:r>
          <w:t>_attribute_fn)(</w:t>
        </w:r>
      </w:ins>
    </w:p>
    <w:p w14:paraId="2ADF404C" w14:textId="7B8220BA" w:rsidR="007A1666" w:rsidRDefault="007A1666">
      <w:pPr>
        <w:pStyle w:val="code"/>
        <w:rPr>
          <w:ins w:id="1053" w:author="Matty Kadosh" w:date="2015-09-07T19:21:00Z"/>
        </w:rPr>
        <w:pPrChange w:id="1054" w:author="Matty Kadosh" w:date="2015-09-07T19:23:00Z">
          <w:pPr/>
        </w:pPrChange>
      </w:pPr>
      <w:ins w:id="1055" w:author="Matty Kadosh" w:date="2015-09-07T19:21:00Z">
        <w:r>
          <w:t xml:space="preserve"> </w:t>
        </w:r>
        <w:r w:rsidR="00661170">
          <w:t xml:space="preserve">   _In_ sai_object_id_t </w:t>
        </w:r>
      </w:ins>
      <w:ins w:id="1056" w:author="Matty Kadosh" w:date="2015-09-21T19:15:00Z">
        <w:r w:rsidR="00661170">
          <w:t>tunnel</w:t>
        </w:r>
      </w:ins>
      <w:ins w:id="1057" w:author="Matty Kadosh" w:date="2015-09-07T19:21:00Z">
        <w:r>
          <w:t>_id,</w:t>
        </w:r>
      </w:ins>
    </w:p>
    <w:p w14:paraId="51B26AB7" w14:textId="77777777" w:rsidR="007A1666" w:rsidRDefault="007A1666">
      <w:pPr>
        <w:pStyle w:val="code"/>
        <w:rPr>
          <w:ins w:id="1058" w:author="Matty Kadosh" w:date="2015-09-07T19:21:00Z"/>
        </w:rPr>
        <w:pPrChange w:id="1059" w:author="Matty Kadosh" w:date="2015-09-07T19:23:00Z">
          <w:pPr/>
        </w:pPrChange>
      </w:pPr>
      <w:ins w:id="1060" w:author="Matty Kadosh" w:date="2015-09-07T19:21:00Z">
        <w:r>
          <w:t xml:space="preserve">    _In_ uint32_t attr_count,</w:t>
        </w:r>
      </w:ins>
    </w:p>
    <w:p w14:paraId="44B4D6C8" w14:textId="77777777" w:rsidR="007A1666" w:rsidRDefault="007A1666">
      <w:pPr>
        <w:pStyle w:val="code"/>
        <w:rPr>
          <w:ins w:id="1061" w:author="Matty Kadosh" w:date="2015-09-07T19:21:00Z"/>
        </w:rPr>
        <w:pPrChange w:id="1062" w:author="Matty Kadosh" w:date="2015-09-07T19:23:00Z">
          <w:pPr/>
        </w:pPrChange>
      </w:pPr>
      <w:ins w:id="1063" w:author="Matty Kadosh" w:date="2015-09-07T19:21:00Z">
        <w:r>
          <w:t xml:space="preserve">    _Inout_ sai_attribute_t *attr_list</w:t>
        </w:r>
      </w:ins>
    </w:p>
    <w:p w14:paraId="68A08A80" w14:textId="77777777" w:rsidR="007A1666" w:rsidRDefault="007A1666">
      <w:pPr>
        <w:pStyle w:val="code"/>
        <w:rPr>
          <w:ins w:id="1064" w:author="Matty Kadosh" w:date="2015-09-07T19:21:00Z"/>
        </w:rPr>
        <w:pPrChange w:id="1065" w:author="Matty Kadosh" w:date="2015-09-07T19:23:00Z">
          <w:pPr/>
        </w:pPrChange>
      </w:pPr>
      <w:ins w:id="1066" w:author="Matty Kadosh" w:date="2015-09-07T19:21:00Z">
        <w:r>
          <w:t xml:space="preserve">    );</w:t>
        </w:r>
      </w:ins>
    </w:p>
    <w:p w14:paraId="71EE3427" w14:textId="77777777" w:rsidR="007A1666" w:rsidRDefault="007A1666">
      <w:pPr>
        <w:pStyle w:val="code"/>
        <w:rPr>
          <w:ins w:id="1067" w:author="Matty Kadosh" w:date="2015-09-07T19:21:00Z"/>
        </w:rPr>
        <w:pPrChange w:id="1068" w:author="Matty Kadosh" w:date="2015-09-07T19:23:00Z">
          <w:pPr/>
        </w:pPrChange>
      </w:pPr>
    </w:p>
    <w:p w14:paraId="5A53AC56" w14:textId="77777777" w:rsidR="007A1666" w:rsidRDefault="007A1666">
      <w:pPr>
        <w:pStyle w:val="code"/>
        <w:rPr>
          <w:ins w:id="1069" w:author="Matty Kadosh" w:date="2015-09-07T19:21:00Z"/>
        </w:rPr>
        <w:pPrChange w:id="1070" w:author="Matty Kadosh" w:date="2015-09-07T19:23:00Z">
          <w:pPr/>
        </w:pPrChange>
      </w:pPr>
      <w:ins w:id="1071" w:author="Matty Kadosh" w:date="2015-09-07T19:21:00Z">
        <w:r>
          <w:t>/**</w:t>
        </w:r>
      </w:ins>
    </w:p>
    <w:p w14:paraId="570735EF" w14:textId="77777777" w:rsidR="007A1666" w:rsidRDefault="007A1666">
      <w:pPr>
        <w:pStyle w:val="code"/>
        <w:rPr>
          <w:ins w:id="1072" w:author="Matty Kadosh" w:date="2015-09-07T19:21:00Z"/>
        </w:rPr>
        <w:pPrChange w:id="1073" w:author="Matty Kadosh" w:date="2015-09-07T19:23:00Z">
          <w:pPr/>
        </w:pPrChange>
      </w:pPr>
      <w:ins w:id="1074" w:author="Matty Kadosh" w:date="2015-09-07T19:21:00Z">
        <w:r>
          <w:t xml:space="preserve"> *  @brief Next Hop methods table retrieved with sai_api_query()</w:t>
        </w:r>
      </w:ins>
    </w:p>
    <w:p w14:paraId="4AACF1BB" w14:textId="77777777" w:rsidR="007A1666" w:rsidRDefault="007A1666">
      <w:pPr>
        <w:pStyle w:val="code"/>
        <w:rPr>
          <w:ins w:id="1075" w:author="Matty Kadosh" w:date="2015-09-07T19:21:00Z"/>
        </w:rPr>
        <w:pPrChange w:id="1076" w:author="Matty Kadosh" w:date="2015-09-07T19:23:00Z">
          <w:pPr/>
        </w:pPrChange>
      </w:pPr>
      <w:ins w:id="1077" w:author="Matty Kadosh" w:date="2015-09-07T19:21:00Z">
        <w:r>
          <w:t xml:space="preserve"> */</w:t>
        </w:r>
      </w:ins>
    </w:p>
    <w:p w14:paraId="67C27FF4" w14:textId="57C342C7" w:rsidR="007A1666" w:rsidRDefault="007A1666">
      <w:pPr>
        <w:pStyle w:val="code"/>
        <w:rPr>
          <w:ins w:id="1078" w:author="Matty Kadosh" w:date="2015-09-07T19:21:00Z"/>
        </w:rPr>
        <w:pPrChange w:id="1079" w:author="Matty Kadosh" w:date="2015-09-07T19:23:00Z">
          <w:pPr/>
        </w:pPrChange>
      </w:pPr>
      <w:ins w:id="1080" w:author="Matty Kadosh" w:date="2015-09-07T19:21:00Z">
        <w:r>
          <w:t>typedef struct _sai_tunnel_api_t</w:t>
        </w:r>
      </w:ins>
    </w:p>
    <w:p w14:paraId="2BB3987F" w14:textId="77777777" w:rsidR="007A1666" w:rsidRDefault="007A1666">
      <w:pPr>
        <w:pStyle w:val="code"/>
        <w:rPr>
          <w:ins w:id="1081" w:author="Matty Kadosh" w:date="2015-09-07T19:21:00Z"/>
        </w:rPr>
        <w:pPrChange w:id="1082" w:author="Matty Kadosh" w:date="2015-09-07T19:23:00Z">
          <w:pPr/>
        </w:pPrChange>
      </w:pPr>
      <w:ins w:id="1083" w:author="Matty Kadosh" w:date="2015-09-07T19:21:00Z">
        <w:r>
          <w:t>{</w:t>
        </w:r>
      </w:ins>
    </w:p>
    <w:p w14:paraId="23EE0659" w14:textId="65302BE3" w:rsidR="007A1666" w:rsidRDefault="007A1666">
      <w:pPr>
        <w:pStyle w:val="code"/>
        <w:rPr>
          <w:ins w:id="1084" w:author="Matty Kadosh" w:date="2015-09-07T19:21:00Z"/>
        </w:rPr>
        <w:pPrChange w:id="1085" w:author="Matty Kadosh" w:date="2015-09-07T19:23:00Z">
          <w:pPr/>
        </w:pPrChange>
      </w:pPr>
      <w:ins w:id="1086" w:author="Matty Kadosh" w:date="2015-09-07T19:21:00Z">
        <w:r>
          <w:t xml:space="preserve">    sai_create_</w:t>
        </w:r>
      </w:ins>
      <w:ins w:id="1087" w:author="Matty Kadosh" w:date="2015-09-07T19:22:00Z">
        <w:r>
          <w:t>tunnel</w:t>
        </w:r>
      </w:ins>
      <w:ins w:id="1088" w:author="Matty Kadosh" w:date="2015-09-07T19:21:00Z">
        <w:r>
          <w:t>_fn        create_</w:t>
        </w:r>
      </w:ins>
      <w:ins w:id="1089" w:author="Matty Kadosh" w:date="2015-09-07T19:22:00Z">
        <w:r>
          <w:t>tunnel</w:t>
        </w:r>
      </w:ins>
      <w:ins w:id="1090" w:author="Matty Kadosh" w:date="2015-09-07T19:21:00Z">
        <w:r>
          <w:t>;</w:t>
        </w:r>
      </w:ins>
    </w:p>
    <w:p w14:paraId="7D763F5F" w14:textId="05725FBF" w:rsidR="007A1666" w:rsidRDefault="007A1666">
      <w:pPr>
        <w:pStyle w:val="code"/>
        <w:rPr>
          <w:ins w:id="1091" w:author="Matty Kadosh" w:date="2015-09-07T19:21:00Z"/>
        </w:rPr>
        <w:pPrChange w:id="1092" w:author="Matty Kadosh" w:date="2015-09-07T19:23:00Z">
          <w:pPr/>
        </w:pPrChange>
      </w:pPr>
      <w:ins w:id="1093" w:author="Matty Kadosh" w:date="2015-09-07T19:21:00Z">
        <w:r>
          <w:t xml:space="preserve">    sai_remove</w:t>
        </w:r>
      </w:ins>
      <w:ins w:id="1094" w:author="Matty Kadosh" w:date="2015-09-07T19:22:00Z">
        <w:r>
          <w:t>_tunnel</w:t>
        </w:r>
      </w:ins>
      <w:ins w:id="1095" w:author="Matty Kadosh" w:date="2015-09-07T19:21:00Z">
        <w:r>
          <w:t>_fn        remove_</w:t>
        </w:r>
      </w:ins>
      <w:ins w:id="1096" w:author="Matty Kadosh" w:date="2015-09-07T19:22:00Z">
        <w:r>
          <w:t>tunnel</w:t>
        </w:r>
      </w:ins>
      <w:ins w:id="1097" w:author="Matty Kadosh" w:date="2015-09-07T19:21:00Z">
        <w:r>
          <w:t>;</w:t>
        </w:r>
      </w:ins>
    </w:p>
    <w:p w14:paraId="3C6A24CF" w14:textId="1E0CF81E" w:rsidR="007A1666" w:rsidRDefault="007A1666">
      <w:pPr>
        <w:pStyle w:val="code"/>
        <w:rPr>
          <w:ins w:id="1098" w:author="Matty Kadosh" w:date="2015-09-07T19:21:00Z"/>
        </w:rPr>
        <w:pPrChange w:id="1099" w:author="Matty Kadosh" w:date="2015-09-07T19:23:00Z">
          <w:pPr/>
        </w:pPrChange>
      </w:pPr>
      <w:ins w:id="1100" w:author="Matty Kadosh" w:date="2015-09-07T19:21:00Z">
        <w:r>
          <w:t xml:space="preserve">    sai_set_</w:t>
        </w:r>
      </w:ins>
      <w:ins w:id="1101" w:author="Matty Kadosh" w:date="2015-09-07T19:23:00Z">
        <w:r>
          <w:t>tunnel</w:t>
        </w:r>
      </w:ins>
      <w:ins w:id="1102" w:author="Matty Kadosh" w:date="2015-09-07T19:21:00Z">
        <w:r>
          <w:t>_attribute_fn set_</w:t>
        </w:r>
      </w:ins>
      <w:ins w:id="1103" w:author="Matty Kadosh" w:date="2015-09-07T19:23:00Z">
        <w:r>
          <w:t>tunnel</w:t>
        </w:r>
      </w:ins>
      <w:ins w:id="1104" w:author="Matty Kadosh" w:date="2015-09-07T19:21:00Z">
        <w:r>
          <w:t>_attribute;</w:t>
        </w:r>
      </w:ins>
    </w:p>
    <w:p w14:paraId="4F12F86F" w14:textId="306FF1E0" w:rsidR="007A1666" w:rsidRDefault="007A1666">
      <w:pPr>
        <w:pStyle w:val="code"/>
        <w:rPr>
          <w:ins w:id="1105" w:author="Matty Kadosh" w:date="2015-09-07T19:21:00Z"/>
        </w:rPr>
        <w:pPrChange w:id="1106" w:author="Matty Kadosh" w:date="2015-09-07T19:23:00Z">
          <w:pPr/>
        </w:pPrChange>
      </w:pPr>
      <w:ins w:id="1107" w:author="Matty Kadosh" w:date="2015-09-07T19:21:00Z">
        <w:r>
          <w:t xml:space="preserve">    sai_get_</w:t>
        </w:r>
      </w:ins>
      <w:ins w:id="1108" w:author="Matty Kadosh" w:date="2015-09-07T19:23:00Z">
        <w:r>
          <w:t>tunnel</w:t>
        </w:r>
      </w:ins>
      <w:ins w:id="1109" w:author="Matty Kadosh" w:date="2015-09-07T19:21:00Z">
        <w:r>
          <w:t>_attribute_fn get_</w:t>
        </w:r>
      </w:ins>
      <w:ins w:id="1110" w:author="Matty Kadosh" w:date="2015-09-07T19:23:00Z">
        <w:r>
          <w:t>tunnel</w:t>
        </w:r>
      </w:ins>
      <w:ins w:id="1111" w:author="Matty Kadosh" w:date="2015-09-07T19:21:00Z">
        <w:r>
          <w:t>_attribute;</w:t>
        </w:r>
      </w:ins>
    </w:p>
    <w:p w14:paraId="25D18EFF" w14:textId="77777777" w:rsidR="007A1666" w:rsidRDefault="007A1666">
      <w:pPr>
        <w:pStyle w:val="code"/>
        <w:rPr>
          <w:ins w:id="1112" w:author="Matty Kadosh" w:date="2015-09-07T19:21:00Z"/>
        </w:rPr>
        <w:pPrChange w:id="1113" w:author="Matty Kadosh" w:date="2015-09-07T19:23:00Z">
          <w:pPr/>
        </w:pPrChange>
      </w:pPr>
    </w:p>
    <w:p w14:paraId="736789DA" w14:textId="6411BB66" w:rsidR="007A1666" w:rsidRDefault="007A1666">
      <w:pPr>
        <w:pStyle w:val="code"/>
        <w:rPr>
          <w:ins w:id="1114" w:author="Matty Kadosh" w:date="2015-09-07T19:21:00Z"/>
        </w:rPr>
        <w:pPrChange w:id="1115" w:author="Matty Kadosh" w:date="2015-09-07T19:23:00Z">
          <w:pPr/>
        </w:pPrChange>
      </w:pPr>
      <w:ins w:id="1116" w:author="Matty Kadosh" w:date="2015-09-07T19:21:00Z">
        <w:r>
          <w:t>} sai_tunnel_api_t;</w:t>
        </w:r>
      </w:ins>
    </w:p>
    <w:p w14:paraId="0EDB4FD7" w14:textId="18461F5B" w:rsidR="008F13F1" w:rsidRDefault="008F13F1">
      <w:pPr>
        <w:pStyle w:val="Heading1"/>
        <w:rPr>
          <w:ins w:id="1117" w:author="Matty Kadosh" w:date="2015-09-07T12:02:00Z"/>
        </w:rPr>
        <w:pPrChange w:id="1118" w:author="Matty Kadosh" w:date="2015-09-07T12:03:00Z">
          <w:pPr>
            <w:pStyle w:val="Heading2"/>
          </w:pPr>
        </w:pPrChange>
      </w:pPr>
      <w:ins w:id="1119" w:author="Matty Kadosh" w:date="2015-09-07T12:02:00Z">
        <w:r>
          <w:lastRenderedPageBreak/>
          <w:t xml:space="preserve">Examples </w:t>
        </w:r>
      </w:ins>
    </w:p>
    <w:p w14:paraId="683F1E8F" w14:textId="283EFA64" w:rsidR="008F13F1" w:rsidRDefault="008F13F1" w:rsidP="008F13F1">
      <w:pPr>
        <w:pStyle w:val="Heading2"/>
        <w:rPr>
          <w:ins w:id="1120" w:author="Matty Kadosh" w:date="2015-09-07T12:04:00Z"/>
        </w:rPr>
      </w:pPr>
      <w:ins w:id="1121" w:author="Matty Kadosh" w:date="2015-09-07T12:02:00Z">
        <w:r>
          <w:t xml:space="preserve"> </w:t>
        </w:r>
      </w:ins>
      <w:ins w:id="1122" w:author="Matty Kadosh" w:date="2015-09-07T12:04:00Z">
        <w:r>
          <w:t xml:space="preserve">VXlan </w:t>
        </w:r>
      </w:ins>
    </w:p>
    <w:p w14:paraId="243309A5" w14:textId="5505B304" w:rsidR="008F13F1" w:rsidRPr="007449B0" w:rsidRDefault="008F13F1">
      <w:pPr>
        <w:rPr>
          <w:ins w:id="1123" w:author="Matty Kadosh" w:date="2015-09-07T12:04:00Z"/>
        </w:rPr>
        <w:pPrChange w:id="1124" w:author="Matty Kadosh" w:date="2015-09-07T12:04:00Z">
          <w:pPr>
            <w:pStyle w:val="Heading2"/>
          </w:pPr>
        </w:pPrChange>
      </w:pPr>
      <w:ins w:id="1125" w:author="Matty Kadosh" w:date="2015-09-07T12:04:00Z">
        <w:r>
          <w:t>TBD</w:t>
        </w:r>
      </w:ins>
    </w:p>
    <w:p w14:paraId="7F84434B" w14:textId="7ED3F38B" w:rsidR="008F13F1" w:rsidRDefault="008F13F1" w:rsidP="008F13F1">
      <w:pPr>
        <w:pStyle w:val="Heading2"/>
        <w:rPr>
          <w:ins w:id="1126" w:author="Matty Kadosh" w:date="2015-09-07T12:04:00Z"/>
        </w:rPr>
      </w:pPr>
      <w:ins w:id="1127" w:author="Matty Kadosh" w:date="2015-09-07T12:04:00Z">
        <w:r>
          <w:t xml:space="preserve">IPinIP </w:t>
        </w:r>
      </w:ins>
    </w:p>
    <w:p w14:paraId="56B18382" w14:textId="0B2CAB6A" w:rsidR="008F13F1" w:rsidRDefault="00D325C3">
      <w:pPr>
        <w:pPrChange w:id="1128" w:author="Matty Kadosh" w:date="2015-09-07T12:04:00Z">
          <w:pPr>
            <w:pStyle w:val="Heading2"/>
          </w:pPr>
        </w:pPrChange>
      </w:pPr>
      <w:ins w:id="1129" w:author="Matty Kadosh" w:date="2015-10-13T19:02:00Z">
        <w:r>
          <w:t xml:space="preserve">Setup overview  </w:t>
        </w:r>
      </w:ins>
    </w:p>
    <w:p w14:paraId="49D97CBF" w14:textId="0F52AC10" w:rsidR="00B35B93" w:rsidRDefault="00B35B93" w:rsidP="00B35B93">
      <w:r>
        <w:t xml:space="preserve">Two ip networks connected via point to point ipinip </w:t>
      </w:r>
      <w:r w:rsidR="00513F0D">
        <w:t xml:space="preserve">tunnel details in the diagram below  </w:t>
      </w:r>
    </w:p>
    <w:p w14:paraId="407CB824" w14:textId="77777777" w:rsidR="00513F0D" w:rsidRDefault="00513F0D" w:rsidP="00B35B93"/>
    <w:p w14:paraId="1A12DC94" w14:textId="6E0A89CE" w:rsidR="00513F0D" w:rsidRDefault="00513F0D" w:rsidP="00B35B93">
      <w:r>
        <w:t xml:space="preserve"> </w:t>
      </w:r>
    </w:p>
    <w:p w14:paraId="685760E2" w14:textId="77777777" w:rsidR="00B35B93" w:rsidRDefault="00B35B93" w:rsidP="00B35B93">
      <w:pPr>
        <w:rPr>
          <w:ins w:id="1130" w:author="Matty Kadosh" w:date="2015-10-13T19:02:00Z"/>
        </w:rPr>
      </w:pPr>
    </w:p>
    <w:p w14:paraId="2EAF03AC" w14:textId="77777777" w:rsidR="00D325C3" w:rsidRPr="007449B0" w:rsidRDefault="00D325C3">
      <w:pPr>
        <w:rPr>
          <w:ins w:id="1131" w:author="Matty Kadosh" w:date="2015-09-07T12:04:00Z"/>
        </w:rPr>
        <w:pPrChange w:id="1132" w:author="Matty Kadosh" w:date="2015-09-07T12:04:00Z">
          <w:pPr>
            <w:pStyle w:val="Heading2"/>
          </w:pPr>
        </w:pPrChange>
      </w:pPr>
    </w:p>
    <w:p w14:paraId="6D520B31" w14:textId="0181D5A0" w:rsidR="008F13F1" w:rsidRPr="007038C3" w:rsidRDefault="00430AC9">
      <w:pPr>
        <w:rPr>
          <w:ins w:id="1133" w:author="Matty Kadosh" w:date="2015-09-07T12:04:00Z"/>
        </w:rPr>
        <w:pPrChange w:id="1134" w:author="Matty Kadosh" w:date="2015-09-07T12:04:00Z">
          <w:pPr>
            <w:pStyle w:val="Heading2"/>
          </w:pPr>
        </w:pPrChange>
      </w:pPr>
      <w:ins w:id="1135" w:author="Matty Kadosh" w:date="2015-10-13T19:02:00Z">
        <w:r>
          <w:object w:dxaOrig="10560" w:dyaOrig="3391" w14:anchorId="4BB8B163">
            <v:shape id="_x0000_i1039" type="#_x0000_t75" style="width:528pt;height:169.5pt" o:ole="">
              <v:imagedata r:id="rId36" o:title=""/>
            </v:shape>
            <o:OLEObject Type="Embed" ProgID="Visio.Drawing.15" ShapeID="_x0000_i1039" DrawAspect="Content" ObjectID="_1507666931" r:id="rId37"/>
          </w:object>
        </w:r>
      </w:ins>
    </w:p>
    <w:p w14:paraId="0775978E" w14:textId="77777777" w:rsidR="00364074" w:rsidRDefault="00364074" w:rsidP="00364074">
      <w:pPr>
        <w:pPrChange w:id="1136" w:author="Matty Kadosh" w:date="2015-09-07T12:04:00Z">
          <w:pPr>
            <w:pStyle w:val="Heading2"/>
          </w:pPr>
        </w:pPrChange>
      </w:pPr>
      <w:r>
        <w:t xml:space="preserve">Zoom in to the left side for the tunnel </w:t>
      </w:r>
    </w:p>
    <w:p w14:paraId="05F6DE16" w14:textId="5F2BA420" w:rsidR="00364074" w:rsidRDefault="00364074" w:rsidP="00364074">
      <w:ins w:id="1137" w:author="Matty Kadosh" w:date="2015-10-13T19:02:00Z">
        <w:r>
          <w:t xml:space="preserve"> </w:t>
        </w:r>
      </w:ins>
      <w:ins w:id="1138" w:author="Matty Kadosh" w:date="2015-10-13T19:02:00Z">
        <w:r w:rsidR="00430AC9">
          <w:object w:dxaOrig="10560" w:dyaOrig="3391" w14:anchorId="506CE8B0">
            <v:shape id="_x0000_i1040" type="#_x0000_t75" style="width:468pt;height:150pt" o:ole="">
              <v:imagedata r:id="rId38" o:title=""/>
            </v:shape>
            <o:OLEObject Type="Embed" ProgID="Visio.Drawing.15" ShapeID="_x0000_i1040" DrawAspect="Content" ObjectID="_1507666932" r:id="rId39"/>
          </w:object>
        </w:r>
      </w:ins>
    </w:p>
    <w:p w14:paraId="13189EE1" w14:textId="6AB29714" w:rsidR="008F13F1" w:rsidRPr="002957CF" w:rsidRDefault="00364074" w:rsidP="00364074">
      <w:pPr>
        <w:rPr>
          <w:ins w:id="1139" w:author="Matty Kadosh" w:date="2015-09-07T12:02:00Z"/>
        </w:rPr>
        <w:pPrChange w:id="1140" w:author="Matty Kadosh" w:date="2015-09-07T12:04:00Z">
          <w:pPr>
            <w:pStyle w:val="Heading2"/>
          </w:pPr>
        </w:pPrChange>
      </w:pPr>
      <w:r>
        <w:t xml:space="preserve">Two ip networks connected via point to point ipinip tunnel details in the diagram below  </w:t>
      </w:r>
    </w:p>
    <w:p w14:paraId="0D5412F6" w14:textId="77777777" w:rsidR="008F13F1" w:rsidRPr="008F13F1" w:rsidRDefault="008F13F1">
      <w:pPr>
        <w:rPr>
          <w:ins w:id="1141" w:author="Matty Kadosh" w:date="2015-09-06T13:35:00Z"/>
          <w:rPrChange w:id="1142" w:author="Matty Kadosh" w:date="2015-09-07T12:01:00Z">
            <w:rPr>
              <w:ins w:id="1143" w:author="Matty Kadosh" w:date="2015-09-06T13:35:00Z"/>
              <w:lang w:bidi="he-IL"/>
            </w:rPr>
          </w:rPrChange>
        </w:rPr>
        <w:pPrChange w:id="1144" w:author="Matty Kadosh" w:date="2015-09-07T12:01:00Z">
          <w:pPr>
            <w:pStyle w:val="Heading3"/>
          </w:pPr>
        </w:pPrChange>
      </w:pPr>
    </w:p>
    <w:p w14:paraId="66F69798" w14:textId="40E880D1" w:rsidR="00513F0D" w:rsidRDefault="00BA64D4" w:rsidP="001053E1">
      <w:pPr>
        <w:pStyle w:val="NoSpacing"/>
        <w:rPr>
          <w:b/>
          <w:bCs/>
          <w:sz w:val="28"/>
          <w:szCs w:val="28"/>
        </w:rPr>
      </w:pPr>
      <w:r w:rsidRPr="00347FD3">
        <w:rPr>
          <w:b/>
          <w:bCs/>
          <w:sz w:val="28"/>
          <w:szCs w:val="28"/>
        </w:rPr>
        <w:lastRenderedPageBreak/>
        <w:t>device</w:t>
      </w:r>
      <w:r w:rsidR="00513F0D" w:rsidRPr="00347FD3">
        <w:rPr>
          <w:b/>
          <w:bCs/>
          <w:sz w:val="28"/>
          <w:szCs w:val="28"/>
        </w:rPr>
        <w:t xml:space="preserve"> A configuration </w:t>
      </w:r>
    </w:p>
    <w:p w14:paraId="3ABC347E" w14:textId="77777777" w:rsidR="00347FD3" w:rsidRPr="00347FD3" w:rsidRDefault="00347FD3" w:rsidP="001053E1">
      <w:pPr>
        <w:pStyle w:val="NoSpacing"/>
        <w:rPr>
          <w:b/>
          <w:bCs/>
          <w:sz w:val="28"/>
          <w:szCs w:val="28"/>
        </w:rPr>
      </w:pPr>
    </w:p>
    <w:p w14:paraId="000DC2F8" w14:textId="0DA25834" w:rsidR="0057446F" w:rsidRDefault="0057446F" w:rsidP="001053E1">
      <w:pPr>
        <w:pStyle w:val="NoSpacing"/>
      </w:pPr>
      <w:r>
        <w:t>Two</w:t>
      </w:r>
      <w:r w:rsidR="00B27D98">
        <w:t xml:space="preserve"> </w:t>
      </w:r>
      <w:r w:rsidR="00B27D98" w:rsidRPr="00B27D98">
        <w:t>virtual_router</w:t>
      </w:r>
      <w:r>
        <w:t xml:space="preserve"> ,  underlay VRF, overlay VRF </w:t>
      </w:r>
    </w:p>
    <w:p w14:paraId="0FB7B9EF" w14:textId="38C5453B" w:rsidR="0057446F" w:rsidRPr="00BA64D4" w:rsidRDefault="0057446F" w:rsidP="001053E1">
      <w:pPr>
        <w:pStyle w:val="NoSpacing"/>
        <w:rPr>
          <w:b/>
          <w:bCs/>
        </w:rPr>
      </w:pPr>
      <w:r w:rsidRPr="00BA64D4">
        <w:rPr>
          <w:b/>
          <w:bCs/>
        </w:rPr>
        <w:t>overlay VRF</w:t>
      </w:r>
      <w:r w:rsidRPr="00BA64D4">
        <w:rPr>
          <w:b/>
          <w:bCs/>
        </w:rPr>
        <w:t xml:space="preserve"> </w:t>
      </w:r>
      <w:r w:rsidR="00D91690">
        <w:rPr>
          <w:b/>
          <w:bCs/>
        </w:rPr>
        <w:t xml:space="preserve">router interface </w:t>
      </w:r>
      <w:r w:rsidRPr="00BA64D4">
        <w:rPr>
          <w:b/>
          <w:bCs/>
        </w:rPr>
        <w:t>configuration</w:t>
      </w:r>
    </w:p>
    <w:p w14:paraId="1B070AD9" w14:textId="128FB092" w:rsidR="0057446F" w:rsidRDefault="0057446F" w:rsidP="001053E1">
      <w:pPr>
        <w:pStyle w:val="NoSpacing"/>
      </w:pPr>
      <w:r>
        <w:t xml:space="preserve">router interface rif_a type vlan , vlan 1 </w:t>
      </w:r>
    </w:p>
    <w:p w14:paraId="00730EF4" w14:textId="1CA50721" w:rsidR="00BA64D4" w:rsidRDefault="00BA64D4" w:rsidP="00BA64D4">
      <w:pPr>
        <w:pStyle w:val="NoSpacing"/>
      </w:pPr>
      <w:r>
        <w:t>router interface</w:t>
      </w:r>
      <w:r>
        <w:t xml:space="preserve"> rif_lb1 type loopback </w:t>
      </w:r>
      <w:r w:rsidR="005B4973">
        <w:t xml:space="preserve">(new type </w:t>
      </w:r>
      <w:r w:rsidR="005B4973">
        <w:t>SAI_ROUTER_INTERFACE_TYPE_LOOPBACK</w:t>
      </w:r>
      <w:r w:rsidR="005B4973">
        <w:t>)</w:t>
      </w:r>
    </w:p>
    <w:p w14:paraId="0B56363E" w14:textId="4D0E038B" w:rsidR="002F7E5D" w:rsidRDefault="002F7E5D" w:rsidP="002F7E5D">
      <w:pPr>
        <w:pStyle w:val="NoSpacing"/>
      </w:pPr>
      <w:r>
        <w:t xml:space="preserve">local network  route </w:t>
      </w:r>
      <w:r w:rsidR="00830D8C">
        <w:t>192.168.0.1</w:t>
      </w:r>
      <w:r>
        <w:t>-&gt;r</w:t>
      </w:r>
      <w:r w:rsidR="00830D8C">
        <w:t>if_a</w:t>
      </w:r>
    </w:p>
    <w:p w14:paraId="06B377BD" w14:textId="6992770D" w:rsidR="00BA64D4" w:rsidRPr="00BA64D4" w:rsidRDefault="00BA64D4" w:rsidP="00BA64D4">
      <w:pPr>
        <w:pStyle w:val="NoSpacing"/>
        <w:rPr>
          <w:b/>
          <w:bCs/>
        </w:rPr>
      </w:pPr>
      <w:r w:rsidRPr="00BA64D4">
        <w:rPr>
          <w:b/>
          <w:bCs/>
        </w:rPr>
        <w:t>underlay VRF</w:t>
      </w:r>
      <w:r w:rsidR="00D91690">
        <w:rPr>
          <w:b/>
          <w:bCs/>
        </w:rPr>
        <w:t xml:space="preserve"> </w:t>
      </w:r>
      <w:r w:rsidR="00D91690">
        <w:rPr>
          <w:b/>
          <w:bCs/>
        </w:rPr>
        <w:t>router interface</w:t>
      </w:r>
      <w:r w:rsidRPr="00BA64D4">
        <w:rPr>
          <w:b/>
          <w:bCs/>
        </w:rPr>
        <w:t xml:space="preserve"> configuration</w:t>
      </w:r>
    </w:p>
    <w:p w14:paraId="4AFCD8C9" w14:textId="3C440FBA" w:rsidR="00D91690" w:rsidRDefault="00D91690" w:rsidP="00D91690">
      <w:pPr>
        <w:pStyle w:val="NoSpacing"/>
      </w:pPr>
      <w:r>
        <w:t>router interface rif_</w:t>
      </w:r>
      <w:r>
        <w:t>lb2</w:t>
      </w:r>
      <w:r>
        <w:t xml:space="preserve"> type loopback (new type SAI_ROUTER_INTERFACE_TYPE_LOOPBACK)</w:t>
      </w:r>
    </w:p>
    <w:p w14:paraId="65E35D5C" w14:textId="4785C172" w:rsidR="002F7E5D" w:rsidRDefault="002F7E5D" w:rsidP="002F7E5D">
      <w:pPr>
        <w:pStyle w:val="NoSpacing"/>
      </w:pPr>
      <w:r>
        <w:t>local ip route 2.2.2.3</w:t>
      </w:r>
      <w:r>
        <w:t>-&gt;r</w:t>
      </w:r>
      <w:r>
        <w:t>if_lb2</w:t>
      </w:r>
    </w:p>
    <w:p w14:paraId="4306CE9C" w14:textId="77777777" w:rsidR="00347FD3" w:rsidRDefault="00347FD3" w:rsidP="002F7E5D">
      <w:pPr>
        <w:pStyle w:val="NoSpacing"/>
      </w:pPr>
    </w:p>
    <w:p w14:paraId="3F70B3E2" w14:textId="0430F994" w:rsidR="002F7E5D" w:rsidRPr="002F7E5D" w:rsidRDefault="002F7E5D" w:rsidP="002F7E5D">
      <w:pPr>
        <w:pStyle w:val="NoSpacing"/>
        <w:rPr>
          <w:b/>
          <w:bCs/>
        </w:rPr>
      </w:pPr>
      <w:r w:rsidRPr="002F7E5D">
        <w:rPr>
          <w:b/>
          <w:bCs/>
        </w:rPr>
        <w:t>tunnel</w:t>
      </w:r>
      <w:r w:rsidRPr="002F7E5D">
        <w:rPr>
          <w:b/>
          <w:bCs/>
        </w:rPr>
        <w:t xml:space="preserve"> configuration :</w:t>
      </w:r>
    </w:p>
    <w:p w14:paraId="2662552B" w14:textId="33E04D91" w:rsidR="002F7E5D" w:rsidRDefault="002F7E5D" w:rsidP="002F7E5D">
      <w:pPr>
        <w:pStyle w:val="NoSpacing"/>
      </w:pPr>
      <w:r>
        <w:t xml:space="preserve">tunnel   </w:t>
      </w:r>
      <w:r w:rsidR="00210F40">
        <w:t>ipinip_obj</w:t>
      </w:r>
    </w:p>
    <w:p w14:paraId="02AE11E9" w14:textId="0A706BAD" w:rsidR="002F7E5D" w:rsidRDefault="002F7E5D" w:rsidP="002F7E5D">
      <w:pPr>
        <w:pStyle w:val="NoSpacing"/>
      </w:pPr>
      <w:ins w:id="1145" w:author="Matty Kadosh" w:date="2015-09-21T16:58:00Z">
        <w:r>
          <w:t xml:space="preserve">    </w:t>
        </w:r>
      </w:ins>
      <w:r>
        <w:tab/>
      </w:r>
      <w:ins w:id="1146" w:author="Matty Kadosh" w:date="2015-09-21T16:58:00Z">
        <w:r>
          <w:t>SAI_</w:t>
        </w:r>
      </w:ins>
      <w:ins w:id="1147" w:author="Matty Kadosh" w:date="2015-09-21T17:17:00Z">
        <w:r>
          <w:t>TUNNEL</w:t>
        </w:r>
      </w:ins>
      <w:ins w:id="1148" w:author="Matty Kadosh" w:date="2015-09-21T16:58:00Z">
        <w:r>
          <w:t>_ATTR_TYPE</w:t>
        </w:r>
      </w:ins>
      <w:r>
        <w:t xml:space="preserve"> = </w:t>
      </w:r>
      <w:ins w:id="1149" w:author="Matty Kadosh" w:date="2015-09-21T17:18:00Z">
        <w:r>
          <w:t>SAI</w:t>
        </w:r>
      </w:ins>
      <w:ins w:id="1150" w:author="Matty Kadosh" w:date="2015-09-21T17:19:00Z">
        <w:r>
          <w:t>_TUNNEL_IPINIP</w:t>
        </w:r>
      </w:ins>
    </w:p>
    <w:p w14:paraId="0514F9C5" w14:textId="61CB6A21" w:rsidR="002F7E5D" w:rsidRDefault="002F7E5D" w:rsidP="002F7E5D">
      <w:pPr>
        <w:pStyle w:val="NoSpacing"/>
        <w:ind w:firstLine="720"/>
      </w:pPr>
      <w:ins w:id="1151" w:author="Matty Kadosh" w:date="2015-09-21T17:24:00Z">
        <w:r>
          <w:t>SAI_TUNNEL_</w:t>
        </w:r>
      </w:ins>
      <w:ins w:id="1152" w:author="Matty Kadosh" w:date="2015-09-21T17:25:00Z">
        <w:r>
          <w:t>OVERLAY</w:t>
        </w:r>
      </w:ins>
      <w:ins w:id="1153" w:author="Matty Kadosh" w:date="2015-09-21T17:24:00Z">
        <w:r>
          <w:t>_INTERFACE</w:t>
        </w:r>
      </w:ins>
      <w:r>
        <w:t>=</w:t>
      </w:r>
      <w:r w:rsidRPr="002F7E5D">
        <w:t xml:space="preserve"> </w:t>
      </w:r>
      <w:r>
        <w:t>rif_lb1</w:t>
      </w:r>
      <w:r>
        <w:t xml:space="preserve"> </w:t>
      </w:r>
    </w:p>
    <w:p w14:paraId="02A5790C" w14:textId="0E9974CC" w:rsidR="002F7E5D" w:rsidRDefault="002F7E5D" w:rsidP="002F7E5D">
      <w:pPr>
        <w:pStyle w:val="NoSpacing"/>
        <w:ind w:firstLine="720"/>
      </w:pPr>
      <w:ins w:id="1154" w:author="Matty Kadosh" w:date="2015-09-21T17:23:00Z">
        <w:r>
          <w:t>SAI_TUNNEL_UNDERLAY</w:t>
        </w:r>
      </w:ins>
      <w:ins w:id="1155" w:author="Matty Kadosh" w:date="2015-09-21T17:24:00Z">
        <w:r>
          <w:t>_INTERFACE</w:t>
        </w:r>
      </w:ins>
      <w:r>
        <w:t xml:space="preserve">= </w:t>
      </w:r>
      <w:r>
        <w:t>rif_lb2</w:t>
      </w:r>
    </w:p>
    <w:p w14:paraId="63F1BB6E" w14:textId="2059A2B0" w:rsidR="002F7E5D" w:rsidRDefault="002F7E5D" w:rsidP="002F7E5D">
      <w:pPr>
        <w:pStyle w:val="NoSpacing"/>
        <w:ind w:firstLine="720"/>
      </w:pPr>
      <w:ins w:id="1156" w:author="Matty Kadosh" w:date="2015-09-21T18:12:00Z">
        <w:r>
          <w:t>SAI_TUNNEL_</w:t>
        </w:r>
      </w:ins>
      <w:ins w:id="1157" w:author="Matty Kadosh" w:date="2015-09-21T18:13:00Z">
        <w:r>
          <w:t>ENCAP</w:t>
        </w:r>
      </w:ins>
      <w:ins w:id="1158" w:author="Matty Kadosh" w:date="2015-09-21T18:12:00Z">
        <w:r>
          <w:t>_</w:t>
        </w:r>
      </w:ins>
      <w:ins w:id="1159" w:author="Matty Kadosh" w:date="2015-09-21T18:13:00Z">
        <w:r>
          <w:t>ATTR</w:t>
        </w:r>
      </w:ins>
      <w:r>
        <w:t>=</w:t>
      </w:r>
    </w:p>
    <w:p w14:paraId="58B7DB01" w14:textId="362EEC46" w:rsidR="002F7E5D" w:rsidRDefault="002F7E5D" w:rsidP="002F7E5D">
      <w:pPr>
        <w:pStyle w:val="NoSpacing"/>
        <w:ind w:firstLine="720"/>
      </w:pPr>
      <w:r>
        <w:t>{</w:t>
      </w:r>
    </w:p>
    <w:p w14:paraId="70CD4839" w14:textId="52C05ECB" w:rsidR="002F7E5D" w:rsidRDefault="002F7E5D" w:rsidP="002F7E5D">
      <w:pPr>
        <w:pStyle w:val="NoSpacing"/>
        <w:ind w:firstLine="720"/>
      </w:pPr>
      <w:r>
        <w:t xml:space="preserve"> </w:t>
      </w:r>
      <w:r>
        <w:tab/>
      </w:r>
      <w:ins w:id="1160" w:author="Matty Kadosh" w:date="2015-09-21T16:58:00Z">
        <w:r>
          <w:t>SAI_</w:t>
        </w:r>
      </w:ins>
      <w:ins w:id="1161" w:author="Matty Kadosh" w:date="2015-09-21T18:16:00Z">
        <w:r>
          <w:t>TUNNEL_IP_VER</w:t>
        </w:r>
      </w:ins>
      <w:r>
        <w:t>=ipv4</w:t>
      </w:r>
    </w:p>
    <w:p w14:paraId="7502D80F" w14:textId="3029DB2B" w:rsidR="002F7E5D" w:rsidRDefault="002F7E5D" w:rsidP="002F7E5D">
      <w:pPr>
        <w:pStyle w:val="NoSpacing"/>
        <w:ind w:left="720" w:firstLine="720"/>
      </w:pPr>
      <w:ins w:id="1162" w:author="Matty Kadosh" w:date="2015-09-21T18:24:00Z">
        <w:r>
          <w:t>SAI_TUNNEL_SRC_IP</w:t>
        </w:r>
      </w:ins>
      <w:r>
        <w:t>=</w:t>
      </w:r>
      <w:r>
        <w:t>2.2.2.3</w:t>
      </w:r>
    </w:p>
    <w:p w14:paraId="47959631" w14:textId="0DABB2EE" w:rsidR="00830D8C" w:rsidRDefault="00830D8C" w:rsidP="002F7E5D">
      <w:pPr>
        <w:pStyle w:val="NoSpacing"/>
        <w:ind w:left="720" w:firstLine="720"/>
      </w:pPr>
      <w:ins w:id="1163" w:author="Matty Kadosh" w:date="2015-09-21T18:27:00Z">
        <w:r>
          <w:t>SAI_TUNNEL_TTL_MODE</w:t>
        </w:r>
      </w:ins>
      <w:r>
        <w:t>=</w:t>
      </w:r>
      <w:r w:rsidRPr="00830D8C">
        <w:t xml:space="preserve"> </w:t>
      </w:r>
      <w:ins w:id="1164" w:author="Matty Kadosh" w:date="2015-09-21T18:28:00Z">
        <w:r>
          <w:t>SAI_TUNNEL_TTL_COPY_FROM_INNER</w:t>
        </w:r>
      </w:ins>
    </w:p>
    <w:p w14:paraId="71090AEF" w14:textId="379BAB7B" w:rsidR="00830D8C" w:rsidRDefault="00830D8C" w:rsidP="002F7E5D">
      <w:pPr>
        <w:pStyle w:val="NoSpacing"/>
        <w:ind w:left="720" w:firstLine="720"/>
      </w:pPr>
      <w:ins w:id="1165" w:author="Matty Kadosh" w:date="2015-09-21T18:34:00Z">
        <w:r>
          <w:t>SAI_TUNNEL_</w:t>
        </w:r>
      </w:ins>
      <w:ins w:id="1166" w:author="Matty Kadosh" w:date="2015-09-21T18:35:00Z">
        <w:r>
          <w:t>DSCP</w:t>
        </w:r>
      </w:ins>
      <w:ins w:id="1167" w:author="Matty Kadosh" w:date="2015-09-21T18:34:00Z">
        <w:r>
          <w:t>_MODE</w:t>
        </w:r>
      </w:ins>
      <w:r>
        <w:t xml:space="preserve">= </w:t>
      </w:r>
      <w:ins w:id="1168" w:author="Matty Kadosh" w:date="2015-09-21T18:28:00Z">
        <w:r>
          <w:t>SAI_TUNNEL_</w:t>
        </w:r>
      </w:ins>
      <w:r>
        <w:t>DSCP</w:t>
      </w:r>
      <w:ins w:id="1169" w:author="Matty Kadosh" w:date="2015-09-21T18:28:00Z">
        <w:r>
          <w:t>_COPY_FROM_INNER</w:t>
        </w:r>
      </w:ins>
    </w:p>
    <w:p w14:paraId="6A0E4DE5" w14:textId="467A4C7A" w:rsidR="00830D8C" w:rsidRDefault="00830D8C" w:rsidP="00830D8C">
      <w:pPr>
        <w:pStyle w:val="NoSpacing"/>
      </w:pPr>
      <w:r>
        <w:t xml:space="preserve">       }</w:t>
      </w:r>
    </w:p>
    <w:p w14:paraId="1A1C339B" w14:textId="275FFC5A" w:rsidR="00D91690" w:rsidRDefault="00830D8C" w:rsidP="00830D8C">
      <w:pPr>
        <w:pStyle w:val="NoSpacing"/>
        <w:ind w:firstLine="720"/>
      </w:pPr>
      <w:ins w:id="1170" w:author="Matty Kadosh" w:date="2015-09-21T18:13:00Z">
        <w:r>
          <w:t>SAI_TUNNEL_DECAP_ATTR</w:t>
        </w:r>
      </w:ins>
    </w:p>
    <w:p w14:paraId="2860C59D" w14:textId="7C30E5A4" w:rsidR="00830D8C" w:rsidRDefault="00830D8C" w:rsidP="00830D8C">
      <w:pPr>
        <w:pStyle w:val="NoSpacing"/>
        <w:ind w:firstLine="720"/>
      </w:pPr>
      <w:r>
        <w:t>{</w:t>
      </w:r>
    </w:p>
    <w:p w14:paraId="2389E55D" w14:textId="0C876EB4" w:rsidR="00830D8C" w:rsidRDefault="00830D8C" w:rsidP="00830D8C">
      <w:pPr>
        <w:pStyle w:val="NoSpacing"/>
        <w:ind w:left="720" w:firstLine="720"/>
      </w:pPr>
      <w:ins w:id="1171" w:author="Matty Kadosh" w:date="2015-09-21T19:06:00Z">
        <w:r>
          <w:t>SAI_TUNNEL_DECAP_SIP_CHECK</w:t>
        </w:r>
      </w:ins>
      <w:r>
        <w:t>=NON</w:t>
      </w:r>
    </w:p>
    <w:p w14:paraId="79CB6FA8" w14:textId="424E9D70" w:rsidR="00830D8C" w:rsidRDefault="00830D8C" w:rsidP="00830D8C">
      <w:pPr>
        <w:pStyle w:val="NoSpacing"/>
      </w:pPr>
      <w:r>
        <w:t xml:space="preserve">       }</w:t>
      </w:r>
    </w:p>
    <w:p w14:paraId="6136A8FA" w14:textId="77777777" w:rsidR="00347FD3" w:rsidRDefault="00347FD3" w:rsidP="00830D8C">
      <w:pPr>
        <w:pStyle w:val="NoSpacing"/>
      </w:pPr>
    </w:p>
    <w:p w14:paraId="7651A4C3" w14:textId="19DDA5E4" w:rsidR="00210F40" w:rsidRPr="002F7E5D" w:rsidRDefault="00210F40" w:rsidP="00210F40">
      <w:pPr>
        <w:pStyle w:val="NoSpacing"/>
        <w:rPr>
          <w:b/>
          <w:bCs/>
        </w:rPr>
      </w:pPr>
      <w:r>
        <w:rPr>
          <w:b/>
          <w:bCs/>
        </w:rPr>
        <w:t>Next hop</w:t>
      </w:r>
      <w:r w:rsidRPr="002F7E5D">
        <w:rPr>
          <w:b/>
          <w:bCs/>
        </w:rPr>
        <w:t xml:space="preserve"> configuration :</w:t>
      </w:r>
    </w:p>
    <w:p w14:paraId="7E8002C5" w14:textId="3E4D6E91" w:rsidR="00210F40" w:rsidRDefault="00210F40" w:rsidP="00210F40">
      <w:pPr>
        <w:pStyle w:val="NoSpacing"/>
      </w:pPr>
      <w:r>
        <w:t xml:space="preserve">Next hop  </w:t>
      </w:r>
      <w:r>
        <w:t xml:space="preserve">  </w:t>
      </w:r>
      <w:r>
        <w:t>ipinip_decap</w:t>
      </w:r>
      <w:r w:rsidR="00347FD3">
        <w:t>_obj</w:t>
      </w:r>
    </w:p>
    <w:p w14:paraId="278B3144" w14:textId="0E5D66F4" w:rsidR="00210F40" w:rsidRDefault="00210F40" w:rsidP="00210F40">
      <w:pPr>
        <w:pStyle w:val="NoSpacing"/>
      </w:pPr>
      <w:r>
        <w:t>{</w:t>
      </w:r>
    </w:p>
    <w:p w14:paraId="37D55652" w14:textId="0E3EF330" w:rsidR="00210F40" w:rsidRDefault="00210F40" w:rsidP="00210F40">
      <w:pPr>
        <w:pStyle w:val="NoSpacing"/>
      </w:pPr>
      <w:r>
        <w:t xml:space="preserve">    </w:t>
      </w:r>
      <w:r w:rsidRPr="00210F40">
        <w:t>SAI_NEXT_HOP_ATTR_TYPE</w:t>
      </w:r>
      <w:r>
        <w:t>=</w:t>
      </w:r>
      <w:r w:rsidRPr="00210F40">
        <w:t xml:space="preserve"> </w:t>
      </w:r>
      <w:ins w:id="1172" w:author="Matty Kadosh" w:date="2015-09-07T19:08:00Z">
        <w:r w:rsidRPr="00210F40">
          <w:t>SAI_NEXT_HOP_</w:t>
        </w:r>
      </w:ins>
      <w:ins w:id="1173" w:author="Matty Kadosh" w:date="2015-09-07T19:09:00Z">
        <w:r w:rsidRPr="00210F40">
          <w:t>TUNNEL_DECAP</w:t>
        </w:r>
      </w:ins>
      <w:r>
        <w:t>(new type)</w:t>
      </w:r>
    </w:p>
    <w:p w14:paraId="1DC398BF" w14:textId="6155E046" w:rsidR="00210F40" w:rsidRDefault="00210F40" w:rsidP="00347FD3">
      <w:pPr>
        <w:pStyle w:val="NoSpacing"/>
      </w:pPr>
      <w:r>
        <w:t xml:space="preserve">    </w:t>
      </w:r>
      <w:ins w:id="1174" w:author="Matty Kadosh" w:date="2015-09-07T19:18:00Z">
        <w:r>
          <w:t>SAI_NEXT_HOP_ATTR_TUNNEL_ID</w:t>
        </w:r>
      </w:ins>
      <w:r>
        <w:t>=</w:t>
      </w:r>
      <w:r w:rsidRPr="00210F40">
        <w:t xml:space="preserve"> </w:t>
      </w:r>
      <w:r>
        <w:t>ipinip_obj</w:t>
      </w:r>
    </w:p>
    <w:p w14:paraId="174882CB" w14:textId="53CE5E17" w:rsidR="00210F40" w:rsidRDefault="00210F40" w:rsidP="00210F40">
      <w:pPr>
        <w:pStyle w:val="NoSpacing"/>
      </w:pPr>
      <w:r>
        <w:t>}</w:t>
      </w:r>
    </w:p>
    <w:p w14:paraId="33E0FE3C" w14:textId="33F0F756" w:rsidR="00210F40" w:rsidRDefault="00210F40" w:rsidP="00210F40">
      <w:pPr>
        <w:pStyle w:val="NoSpacing"/>
      </w:pPr>
      <w:r>
        <w:t>Next hop    ipinip_e</w:t>
      </w:r>
      <w:r>
        <w:t>n</w:t>
      </w:r>
      <w:r>
        <w:t>cap</w:t>
      </w:r>
      <w:r w:rsidR="00347FD3">
        <w:t>_obj</w:t>
      </w:r>
    </w:p>
    <w:p w14:paraId="598611DF" w14:textId="77777777" w:rsidR="00210F40" w:rsidRDefault="00210F40" w:rsidP="00210F40">
      <w:pPr>
        <w:pStyle w:val="NoSpacing"/>
      </w:pPr>
      <w:r>
        <w:t>{</w:t>
      </w:r>
    </w:p>
    <w:p w14:paraId="07687C32" w14:textId="26163CCE" w:rsidR="00210F40" w:rsidRDefault="00210F40" w:rsidP="00210F40">
      <w:pPr>
        <w:pStyle w:val="NoSpacing"/>
      </w:pPr>
      <w:r>
        <w:t xml:space="preserve">    </w:t>
      </w:r>
      <w:r w:rsidRPr="00210F40">
        <w:t>SAI_NEXT_HOP_ATTR_TYPE</w:t>
      </w:r>
      <w:r>
        <w:t>=</w:t>
      </w:r>
      <w:r w:rsidRPr="00210F40">
        <w:t xml:space="preserve"> </w:t>
      </w:r>
      <w:ins w:id="1175" w:author="Matty Kadosh" w:date="2015-09-07T19:08:00Z">
        <w:r>
          <w:t>SAI_NEXT_HOP_</w:t>
        </w:r>
      </w:ins>
      <w:ins w:id="1176" w:author="Matty Kadosh" w:date="2015-09-07T19:09:00Z">
        <w:r>
          <w:t>TUNNEL_ENCAP</w:t>
        </w:r>
      </w:ins>
      <w:r>
        <w:t>(new type)</w:t>
      </w:r>
    </w:p>
    <w:p w14:paraId="19513B18" w14:textId="3A4AB714" w:rsidR="00210F40" w:rsidRDefault="00210F40" w:rsidP="00210F40">
      <w:pPr>
        <w:pStyle w:val="NoSpacing"/>
      </w:pPr>
      <w:r>
        <w:t xml:space="preserve">    </w:t>
      </w:r>
      <w:ins w:id="1177" w:author="Matty Kadosh" w:date="2015-09-07T19:18:00Z">
        <w:r>
          <w:t>SAI_NEXT_HOP_ATTR_TUNNEL_ID</w:t>
        </w:r>
      </w:ins>
      <w:r>
        <w:t>=</w:t>
      </w:r>
      <w:r w:rsidRPr="00210F40">
        <w:t xml:space="preserve"> </w:t>
      </w:r>
      <w:r>
        <w:t>ipinip_obj</w:t>
      </w:r>
    </w:p>
    <w:p w14:paraId="55C4BAA8" w14:textId="3100603C" w:rsidR="00210F40" w:rsidRDefault="00347FD3" w:rsidP="00347FD3">
      <w:pPr>
        <w:pStyle w:val="NoSpacing"/>
      </w:pPr>
      <w:r>
        <w:t xml:space="preserve">    </w:t>
      </w:r>
      <w:ins w:id="1178" w:author="Matty Kadosh" w:date="2015-09-07T19:21:00Z">
        <w:r w:rsidR="00210F40">
          <w:t>SAI_NEXT_HOP_ATTR_IP</w:t>
        </w:r>
      </w:ins>
      <w:r>
        <w:t>=3.3.3.3</w:t>
      </w:r>
    </w:p>
    <w:p w14:paraId="4E713805" w14:textId="77777777" w:rsidR="00210F40" w:rsidRDefault="00210F40" w:rsidP="00210F40">
      <w:pPr>
        <w:pStyle w:val="NoSpacing"/>
      </w:pPr>
      <w:r>
        <w:t>}</w:t>
      </w:r>
    </w:p>
    <w:p w14:paraId="1528083F" w14:textId="77777777" w:rsidR="00347FD3" w:rsidRDefault="00347FD3" w:rsidP="00210F40">
      <w:pPr>
        <w:pStyle w:val="NoSpacing"/>
      </w:pPr>
    </w:p>
    <w:p w14:paraId="3BD12889" w14:textId="77777777" w:rsidR="00347FD3" w:rsidRDefault="00347FD3" w:rsidP="00210F40">
      <w:pPr>
        <w:pStyle w:val="NoSpacing"/>
      </w:pPr>
    </w:p>
    <w:p w14:paraId="620CECD4" w14:textId="77777777" w:rsidR="00347FD3" w:rsidRDefault="00347FD3" w:rsidP="00210F40">
      <w:pPr>
        <w:pStyle w:val="NoSpacing"/>
      </w:pPr>
    </w:p>
    <w:p w14:paraId="0A59D8DB" w14:textId="77777777" w:rsidR="00210F40" w:rsidRDefault="00210F40" w:rsidP="00210F40">
      <w:pPr>
        <w:pStyle w:val="NoSpacing"/>
      </w:pPr>
    </w:p>
    <w:p w14:paraId="6F9B2B03" w14:textId="5FB68DAB" w:rsidR="00347FD3" w:rsidRPr="002F7E5D" w:rsidRDefault="00347FD3" w:rsidP="00347FD3">
      <w:pPr>
        <w:pStyle w:val="NoSpacing"/>
        <w:rPr>
          <w:b/>
          <w:bCs/>
        </w:rPr>
      </w:pPr>
      <w:r>
        <w:rPr>
          <w:b/>
          <w:bCs/>
        </w:rPr>
        <w:lastRenderedPageBreak/>
        <w:t xml:space="preserve">Route </w:t>
      </w:r>
      <w:r w:rsidRPr="002F7E5D">
        <w:rPr>
          <w:b/>
          <w:bCs/>
        </w:rPr>
        <w:t>configuration:</w:t>
      </w:r>
    </w:p>
    <w:p w14:paraId="1E95351E" w14:textId="55EC5F10" w:rsidR="00D91690" w:rsidRDefault="00D91690" w:rsidP="00D91690">
      <w:pPr>
        <w:pStyle w:val="NoSpacing"/>
      </w:pPr>
    </w:p>
    <w:p w14:paraId="51DF3017" w14:textId="77777777" w:rsidR="00347FD3" w:rsidRDefault="00347FD3" w:rsidP="00347FD3">
      <w:pPr>
        <w:pStyle w:val="NoSpacing"/>
        <w:rPr>
          <w:rFonts w:ascii="Helvetica" w:eastAsia="Times New Roman" w:hAnsi="Helvetica" w:cs="Helvetica"/>
          <w:color w:val="969896"/>
          <w:sz w:val="20"/>
          <w:szCs w:val="20"/>
          <w:lang w:bidi="he-IL"/>
        </w:rPr>
      </w:pPr>
      <w:r w:rsidRPr="00BA64D4">
        <w:rPr>
          <w:b/>
          <w:bCs/>
        </w:rPr>
        <w:t>overlay VRF</w:t>
      </w:r>
      <w:r>
        <w:rPr>
          <w:b/>
          <w:bCs/>
        </w:rPr>
        <w:t xml:space="preserve"> , 192.167.0.0/16 -&gt;</w:t>
      </w:r>
      <w:r w:rsidRPr="00347FD3">
        <w:t>{</w:t>
      </w:r>
      <w:r w:rsidRPr="00347FD3">
        <w:rPr>
          <w:rFonts w:ascii="Helvetica" w:eastAsia="Times New Roman" w:hAnsi="Helvetica" w:cs="Helvetica"/>
          <w:color w:val="333333"/>
          <w:sz w:val="20"/>
          <w:szCs w:val="20"/>
          <w:lang w:bidi="he-IL"/>
        </w:rPr>
        <w:t xml:space="preserve"> </w:t>
      </w:r>
      <w:r w:rsidRPr="00347FD3">
        <w:t>SAI_ROUTE_ATTR_PACKET_ACTION</w:t>
      </w:r>
      <w:r w:rsidRPr="00347FD3">
        <w:t xml:space="preserve">= </w:t>
      </w:r>
      <w:r w:rsidRPr="00347FD3">
        <w:t>FORWARD</w:t>
      </w:r>
      <w:r>
        <w:rPr>
          <w:rFonts w:ascii="Helvetica" w:eastAsia="Times New Roman" w:hAnsi="Helvetica" w:cs="Helvetica"/>
          <w:color w:val="969896"/>
          <w:sz w:val="20"/>
          <w:szCs w:val="20"/>
          <w:lang w:bidi="he-IL"/>
        </w:rPr>
        <w:t xml:space="preserve"> , </w:t>
      </w:r>
    </w:p>
    <w:p w14:paraId="5DFCF7F1" w14:textId="6072ECBD" w:rsidR="00347FD3" w:rsidRDefault="00347FD3" w:rsidP="00347FD3">
      <w:pPr>
        <w:pStyle w:val="NoSpacing"/>
      </w:pPr>
      <w:r>
        <w:rPr>
          <w:rFonts w:ascii="Helvetica" w:eastAsia="Times New Roman" w:hAnsi="Helvetica" w:cs="Helvetica"/>
          <w:color w:val="969896"/>
          <w:sz w:val="20"/>
          <w:szCs w:val="20"/>
          <w:lang w:bidi="he-IL"/>
        </w:rPr>
        <w:t xml:space="preserve">                                                                 </w:t>
      </w:r>
      <w:r w:rsidRPr="00347FD3">
        <w:t>SAI_ROUTE_ATTR_NEXT_HOP_ID</w:t>
      </w:r>
      <w:r>
        <w:t>=</w:t>
      </w:r>
      <w:r w:rsidRPr="00347FD3">
        <w:t xml:space="preserve"> </w:t>
      </w:r>
      <w:r>
        <w:t>ipinip_encap</w:t>
      </w:r>
      <w:r>
        <w:t>_obj</w:t>
      </w:r>
    </w:p>
    <w:p w14:paraId="3B977FBA" w14:textId="77CE5B53" w:rsidR="00347FD3" w:rsidRPr="00347FD3" w:rsidRDefault="00347FD3" w:rsidP="00347FD3">
      <w:pPr>
        <w:pStyle w:val="NoSpacing"/>
        <w:rPr>
          <w:rFonts w:ascii="Helvetica" w:eastAsia="Times New Roman" w:hAnsi="Helvetica" w:cs="Helvetica"/>
          <w:color w:val="969896"/>
          <w:sz w:val="20"/>
          <w:szCs w:val="20"/>
          <w:lang w:bidi="he-IL"/>
        </w:rPr>
      </w:pPr>
      <w:r>
        <w:t xml:space="preserve">                               }</w:t>
      </w:r>
    </w:p>
    <w:p w14:paraId="56FCF313" w14:textId="21EC1938" w:rsidR="00347FD3" w:rsidRDefault="00347FD3" w:rsidP="00347FD3">
      <w:pPr>
        <w:pStyle w:val="NoSpacing"/>
        <w:rPr>
          <w:rFonts w:ascii="Helvetica" w:eastAsia="Times New Roman" w:hAnsi="Helvetica" w:cs="Helvetica"/>
          <w:color w:val="969896"/>
          <w:sz w:val="20"/>
          <w:szCs w:val="20"/>
          <w:lang w:bidi="he-IL"/>
        </w:rPr>
      </w:pPr>
      <w:r>
        <w:rPr>
          <w:b/>
          <w:bCs/>
        </w:rPr>
        <w:t>ounderlay</w:t>
      </w:r>
      <w:r w:rsidRPr="00BA64D4">
        <w:rPr>
          <w:b/>
          <w:bCs/>
        </w:rPr>
        <w:t xml:space="preserve"> VRF</w:t>
      </w:r>
      <w:r>
        <w:rPr>
          <w:b/>
          <w:bCs/>
        </w:rPr>
        <w:t xml:space="preserve"> , </w:t>
      </w:r>
      <w:r>
        <w:rPr>
          <w:b/>
          <w:bCs/>
        </w:rPr>
        <w:t>2.2.2.3/32</w:t>
      </w:r>
      <w:r>
        <w:rPr>
          <w:b/>
          <w:bCs/>
        </w:rPr>
        <w:t xml:space="preserve"> -&gt;</w:t>
      </w:r>
      <w:r w:rsidRPr="00347FD3">
        <w:t>{</w:t>
      </w:r>
      <w:r w:rsidRPr="00347FD3">
        <w:rPr>
          <w:rFonts w:ascii="Helvetica" w:eastAsia="Times New Roman" w:hAnsi="Helvetica" w:cs="Helvetica"/>
          <w:color w:val="333333"/>
          <w:sz w:val="20"/>
          <w:szCs w:val="20"/>
          <w:lang w:bidi="he-IL"/>
        </w:rPr>
        <w:t xml:space="preserve"> </w:t>
      </w:r>
      <w:r w:rsidRPr="00347FD3">
        <w:t>SAI_ROUTE_ATTR_PACKET_ACTION= FORWARD</w:t>
      </w:r>
      <w:r>
        <w:rPr>
          <w:rFonts w:ascii="Helvetica" w:eastAsia="Times New Roman" w:hAnsi="Helvetica" w:cs="Helvetica"/>
          <w:color w:val="969896"/>
          <w:sz w:val="20"/>
          <w:szCs w:val="20"/>
          <w:lang w:bidi="he-IL"/>
        </w:rPr>
        <w:t xml:space="preserve"> , </w:t>
      </w:r>
    </w:p>
    <w:p w14:paraId="410604D5" w14:textId="6CD58322" w:rsidR="00347FD3" w:rsidRDefault="00347FD3" w:rsidP="00347FD3">
      <w:pPr>
        <w:pStyle w:val="NoSpacing"/>
      </w:pPr>
      <w:r>
        <w:rPr>
          <w:rFonts w:ascii="Helvetica" w:eastAsia="Times New Roman" w:hAnsi="Helvetica" w:cs="Helvetica"/>
          <w:color w:val="969896"/>
          <w:sz w:val="20"/>
          <w:szCs w:val="20"/>
          <w:lang w:bidi="he-IL"/>
        </w:rPr>
        <w:t xml:space="preserve">                                                                 </w:t>
      </w:r>
      <w:r w:rsidRPr="00347FD3">
        <w:t>SAI_ROUTE_ATTR_NEXT_HOP_ID</w:t>
      </w:r>
      <w:r>
        <w:t>=</w:t>
      </w:r>
      <w:r w:rsidRPr="00347FD3">
        <w:t xml:space="preserve"> </w:t>
      </w:r>
      <w:r>
        <w:t>ipinip_</w:t>
      </w:r>
      <w:r>
        <w:t>de</w:t>
      </w:r>
      <w:r>
        <w:t>cap_obj</w:t>
      </w:r>
    </w:p>
    <w:p w14:paraId="1EF42C8F" w14:textId="77777777" w:rsidR="00347FD3" w:rsidRPr="00347FD3" w:rsidRDefault="00347FD3" w:rsidP="00347FD3">
      <w:pPr>
        <w:pStyle w:val="NoSpacing"/>
        <w:rPr>
          <w:rFonts w:ascii="Helvetica" w:eastAsia="Times New Roman" w:hAnsi="Helvetica" w:cs="Helvetica"/>
          <w:color w:val="969896"/>
          <w:sz w:val="20"/>
          <w:szCs w:val="20"/>
          <w:lang w:bidi="he-IL"/>
        </w:rPr>
      </w:pPr>
      <w:r>
        <w:t xml:space="preserve">                               }</w:t>
      </w:r>
    </w:p>
    <w:p w14:paraId="5D2392D8" w14:textId="69809EF5" w:rsidR="00D91690" w:rsidRDefault="00D91690" w:rsidP="00D91690">
      <w:pPr>
        <w:pStyle w:val="NoSpacing"/>
      </w:pPr>
    </w:p>
    <w:p w14:paraId="7F37FABB" w14:textId="0FD1BDC7" w:rsidR="0057446F" w:rsidRDefault="0057446F" w:rsidP="001053E1">
      <w:pPr>
        <w:pStyle w:val="NoSpacing"/>
      </w:pPr>
    </w:p>
    <w:p w14:paraId="5EC16684" w14:textId="77777777" w:rsidR="0057446F" w:rsidRDefault="0057446F" w:rsidP="001053E1">
      <w:pPr>
        <w:pStyle w:val="NoSpacing"/>
      </w:pPr>
    </w:p>
    <w:p w14:paraId="5CCB7381" w14:textId="2AFD43B7" w:rsidR="00BA404F" w:rsidRPr="00BA404F" w:rsidDel="00361A75" w:rsidRDefault="00BA404F" w:rsidP="0057446F">
      <w:pPr>
        <w:rPr>
          <w:del w:id="1179" w:author="Matty Kadosh" w:date="2015-08-01T16:09:00Z"/>
        </w:rPr>
      </w:pPr>
      <w:bookmarkStart w:id="1180" w:name="_GoBack"/>
      <w:bookmarkEnd w:id="1180"/>
      <w:del w:id="1181" w:author="Matty Kadosh" w:date="2015-08-01T16:09:00Z">
        <w:r w:rsidDel="00361A75">
          <w:delText>The switch buffer is divided into multiple buffer pool</w:delText>
        </w:r>
        <w:r w:rsidR="009624D7" w:rsidDel="00361A75">
          <w:delText>s</w:delText>
        </w:r>
        <w:r w:rsidDel="00361A75">
          <w:delText xml:space="preserve">. A buffer pool is statically allocated buffer region. </w:delText>
        </w:r>
      </w:del>
      <w:moveToRangeStart w:id="1182" w:author="Guohan Lu" w:date="2015-05-18T10:58:00Z" w:name="move419710050"/>
      <w:moveTo w:id="1183" w:author="Guohan Lu" w:date="2015-05-18T10:58:00Z">
        <w:del w:id="1184" w:author="Matty Kadosh" w:date="2015-08-01T16:09:00Z">
          <w:r w:rsidR="00EB04E6" w:rsidDel="00361A75">
            <w:delText xml:space="preserve">There are two types of buffer pool, ingress buffer pool and egress buffer pool. </w:delText>
          </w:r>
        </w:del>
      </w:moveTo>
      <w:moveToRangeEnd w:id="1182"/>
      <w:ins w:id="1185" w:author="Guohan Lu" w:date="2015-05-18T10:59:00Z">
        <w:del w:id="1186" w:author="Matty Kadosh" w:date="2015-08-01T16:09:00Z">
          <w:r w:rsidR="00EB04E6" w:rsidDel="00361A75">
            <w:delText xml:space="preserve">They are mapped the same switch buffer. </w:delText>
          </w:r>
        </w:del>
      </w:ins>
      <w:del w:id="1187" w:author="Matty Kadosh" w:date="2015-08-01T16:09:00Z">
        <w:r w:rsidDel="00361A75">
          <w:delText xml:space="preserve">An incoming packet </w:delText>
        </w:r>
      </w:del>
      <w:ins w:id="1188" w:author="Guohan Lu" w:date="2015-05-18T10:59:00Z">
        <w:del w:id="1189" w:author="Matty Kadosh" w:date="2015-08-01T16:09:00Z">
          <w:r w:rsidR="00EB04E6" w:rsidDel="00361A75">
            <w:delText>must be</w:delText>
          </w:r>
        </w:del>
      </w:ins>
      <w:del w:id="1190" w:author="Matty Kadosh" w:date="2015-08-01T16:09:00Z">
        <w:r w:rsidDel="00361A75">
          <w:delText xml:space="preserve">is admitted </w:delText>
        </w:r>
      </w:del>
      <w:ins w:id="1191" w:author="Guohan Lu" w:date="2015-05-18T10:59:00Z">
        <w:del w:id="1192" w:author="Matty Kadosh" w:date="2015-08-01T16:09:00Z">
          <w:r w:rsidR="00EB04E6" w:rsidDel="00361A75">
            <w:delText xml:space="preserve">by an ingress buffer pool and an egress buffer pool. </w:delText>
          </w:r>
        </w:del>
      </w:ins>
      <w:del w:id="1193" w:author="Matty Kadosh" w:date="2015-08-01T16:09:00Z">
        <w:r w:rsidR="009624D7" w:rsidDel="00361A75">
          <w:delText xml:space="preserve">to </w:delText>
        </w:r>
        <w:r w:rsidDel="00361A75">
          <w:delText xml:space="preserve">a specific buffer pool. </w:delText>
        </w:r>
      </w:del>
      <w:moveFromRangeStart w:id="1194" w:author="Guohan Lu" w:date="2015-05-18T10:58:00Z" w:name="move419710050"/>
      <w:moveFrom w:id="1195" w:author="Guohan Lu" w:date="2015-05-18T10:58:00Z">
        <w:del w:id="1196" w:author="Matty Kadosh" w:date="2015-08-01T16:09:00Z">
          <w:r w:rsidDel="00361A75">
            <w:delText xml:space="preserve">There are two types of buffer pool, ingress buffer pool and egress buffer pool. </w:delText>
          </w:r>
        </w:del>
      </w:moveFrom>
      <w:moveFromRangeEnd w:id="1194"/>
      <w:del w:id="1197" w:author="Matty Kadosh" w:date="2015-08-01T16:09:00Z">
        <w:r w:rsidDel="00361A75">
          <w:delText xml:space="preserve">They share the same switch buffer. </w:delText>
        </w:r>
      </w:del>
    </w:p>
    <w:p w14:paraId="041B0897" w14:textId="56E9A178" w:rsidR="00DE3831" w:rsidDel="009A169A" w:rsidRDefault="00DE3831" w:rsidP="008A3041">
      <w:pPr>
        <w:pStyle w:val="Heading2"/>
        <w:rPr>
          <w:del w:id="1198" w:author="Matty Kadosh" w:date="2015-08-01T16:20:00Z"/>
        </w:rPr>
      </w:pPr>
      <w:del w:id="1199" w:author="Matty Kadosh" w:date="2015-08-01T16:20:00Z">
        <w:r w:rsidDel="009A169A">
          <w:delText>Ingress/Egress buffer allocation model</w:delText>
        </w:r>
      </w:del>
    </w:p>
    <w:p w14:paraId="1C252B7A" w14:textId="62189409" w:rsidR="008A3041" w:rsidDel="009A169A" w:rsidRDefault="00DE3831" w:rsidP="009624D7">
      <w:pPr>
        <w:pStyle w:val="Heading3"/>
        <w:rPr>
          <w:del w:id="1200" w:author="Matty Kadosh" w:date="2015-08-01T16:20:00Z"/>
        </w:rPr>
      </w:pPr>
      <w:del w:id="1201" w:author="Matty Kadosh" w:date="2015-08-01T16:20:00Z">
        <w:r w:rsidDel="009A169A">
          <w:delText>Ingress pipe</w:delText>
        </w:r>
        <w:r w:rsidR="008A3041" w:rsidDel="009A169A">
          <w:delText xml:space="preserve"> </w:delText>
        </w:r>
      </w:del>
    </w:p>
    <w:p w14:paraId="590197A6" w14:textId="2B8A0D2D" w:rsidR="00012474" w:rsidRPr="00012474" w:rsidDel="009A169A" w:rsidRDefault="00A60E28" w:rsidP="00012474">
      <w:pPr>
        <w:rPr>
          <w:del w:id="1202" w:author="Matty Kadosh" w:date="2015-08-01T16:20:00Z"/>
        </w:rPr>
      </w:pPr>
      <w:del w:id="1203" w:author="Matty Kadosh" w:date="2015-08-01T16:20:00Z">
        <w:r w:rsidDel="009A169A">
          <w:rPr>
            <w:rFonts w:cstheme="minorHAnsi"/>
          </w:rPr>
          <w:object w:dxaOrig="12346" w:dyaOrig="7436" w14:anchorId="580D8DC7">
            <v:shape id="_x0000_i1033" type="#_x0000_t75" style="width:508.5pt;height:305.25pt" o:ole="">
              <v:imagedata r:id="rId40" o:title=""/>
            </v:shape>
            <o:OLEObject Type="Embed" ProgID="Visio.Drawing.11" ShapeID="_x0000_i1033" DrawAspect="Content" ObjectID="_1507666933" r:id="rId41"/>
          </w:object>
        </w:r>
      </w:del>
    </w:p>
    <w:p w14:paraId="2D239B37" w14:textId="27C80FB9" w:rsidR="00795979" w:rsidDel="009A169A" w:rsidRDefault="00DE3831" w:rsidP="009624D7">
      <w:pPr>
        <w:pStyle w:val="Heading3"/>
        <w:rPr>
          <w:del w:id="1204" w:author="Matty Kadosh" w:date="2015-08-01T16:20:00Z"/>
        </w:rPr>
      </w:pPr>
      <w:del w:id="1205" w:author="Matty Kadosh" w:date="2015-08-01T16:20:00Z">
        <w:r w:rsidDel="009A169A">
          <w:delText>E</w:delText>
        </w:r>
        <w:r w:rsidR="00795979" w:rsidDel="009A169A">
          <w:delText xml:space="preserve">gress pipe </w:delText>
        </w:r>
      </w:del>
    </w:p>
    <w:p w14:paraId="4A0653A3" w14:textId="2AE83666" w:rsidR="00795979" w:rsidDel="009A169A" w:rsidRDefault="00795979" w:rsidP="003A46A6">
      <w:pPr>
        <w:pStyle w:val="NoSpacing"/>
        <w:rPr>
          <w:del w:id="1206" w:author="Matty Kadosh" w:date="2015-08-01T16:20:00Z"/>
          <w:rFonts w:asciiTheme="minorHAnsi" w:hAnsiTheme="minorHAnsi" w:cstheme="minorHAnsi"/>
        </w:rPr>
      </w:pPr>
    </w:p>
    <w:p w14:paraId="6FC37911" w14:textId="297BAD1D" w:rsidR="00DE3831" w:rsidDel="009A169A" w:rsidRDefault="00DE3831" w:rsidP="00A01FFF">
      <w:pPr>
        <w:rPr>
          <w:del w:id="1207" w:author="Matty Kadosh" w:date="2015-08-01T16:20:00Z"/>
        </w:rPr>
      </w:pPr>
    </w:p>
    <w:p w14:paraId="39086DBF" w14:textId="0B35C5FC" w:rsidR="009624D7" w:rsidDel="009A169A" w:rsidRDefault="00570EA7" w:rsidP="00A01FFF">
      <w:pPr>
        <w:rPr>
          <w:del w:id="1208" w:author="Matty Kadosh" w:date="2015-08-01T16:20:00Z"/>
        </w:rPr>
      </w:pPr>
      <w:del w:id="1209" w:author="Matty Kadosh" w:date="2015-08-01T16:20:00Z">
        <w:r w:rsidDel="009A169A">
          <w:rPr>
            <w:rFonts w:cstheme="minorHAnsi"/>
          </w:rPr>
          <w:fldChar w:fldCharType="begin"/>
        </w:r>
        <w:r w:rsidDel="009A169A">
          <w:rPr>
            <w:rFonts w:cstheme="minorHAnsi"/>
          </w:rPr>
          <w:fldChar w:fldCharType="end"/>
        </w:r>
      </w:del>
    </w:p>
    <w:p w14:paraId="136719DF" w14:textId="28F9173C" w:rsidR="00DE3831" w:rsidDel="009A169A" w:rsidRDefault="00B35B93" w:rsidP="00A01FFF">
      <w:pPr>
        <w:rPr>
          <w:del w:id="1210" w:author="Matty Kadosh" w:date="2015-08-01T16:20:00Z"/>
        </w:rPr>
      </w:pPr>
      <w:del w:id="1211" w:author="Matty Kadosh" w:date="2015-05-20T12:44:00Z">
        <w:r>
          <w:pict w14:anchorId="1B04EFED">
            <v:shape id="_x0000_i1034" type="#_x0000_t75" style="width:507.75pt;height:305.25pt">
              <v:imagedata r:id="rId42" o:title=""/>
            </v:shape>
          </w:pict>
        </w:r>
      </w:del>
    </w:p>
    <w:p w14:paraId="75583F8C" w14:textId="68983F63" w:rsidR="00DE3831" w:rsidRPr="00DE3831" w:rsidDel="009A169A" w:rsidRDefault="00DE3831" w:rsidP="009624D7">
      <w:pPr>
        <w:pStyle w:val="Heading3"/>
        <w:rPr>
          <w:del w:id="1212" w:author="Matty Kadosh" w:date="2015-08-01T16:20:00Z"/>
        </w:rPr>
      </w:pPr>
      <w:del w:id="1213" w:author="Matty Kadosh" w:date="2015-08-01T16:20:00Z">
        <w:r w:rsidDel="009A169A">
          <w:delText>Ingress and egress buffer admission rule</w:delText>
        </w:r>
      </w:del>
    </w:p>
    <w:p w14:paraId="558ADF42" w14:textId="0E45CF4B" w:rsidR="009624D7" w:rsidDel="009A169A" w:rsidRDefault="009624D7" w:rsidP="009624D7">
      <w:pPr>
        <w:pStyle w:val="Heading3"/>
        <w:numPr>
          <w:ilvl w:val="0"/>
          <w:numId w:val="0"/>
        </w:numPr>
        <w:ind w:left="720" w:hanging="720"/>
        <w:rPr>
          <w:del w:id="1214" w:author="Matty Kadosh" w:date="2015-08-01T16:20:00Z"/>
        </w:rPr>
      </w:pPr>
    </w:p>
    <w:p w14:paraId="4BA3DB7D" w14:textId="65BA099D" w:rsidR="005D71D6" w:rsidDel="009A169A" w:rsidRDefault="00FC4E3E" w:rsidP="00A01FFF">
      <w:pPr>
        <w:rPr>
          <w:del w:id="1215" w:author="Matty Kadosh" w:date="2015-08-01T16:20:00Z"/>
        </w:rPr>
      </w:pPr>
      <w:del w:id="1216" w:author="Matty Kadosh" w:date="2015-08-01T16:20:00Z">
        <w:r w:rsidDel="009A169A">
          <w:object w:dxaOrig="28843" w:dyaOrig="13397" w14:anchorId="27750867">
            <v:shape id="_x0000_i1035" type="#_x0000_t75" style="width:540.75pt;height:252.75pt" o:ole="">
              <v:imagedata r:id="rId43" o:title=""/>
            </v:shape>
            <o:OLEObject Type="Embed" ProgID="Visio.Drawing.11" ShapeID="_x0000_i1035" DrawAspect="Content" ObjectID="_1507666934" r:id="rId44"/>
          </w:object>
        </w:r>
      </w:del>
    </w:p>
    <w:p w14:paraId="6828358E" w14:textId="6DF262AE" w:rsidR="00DE3831" w:rsidDel="009A169A" w:rsidRDefault="00DE3831" w:rsidP="009624D7">
      <w:pPr>
        <w:pStyle w:val="Heading3"/>
        <w:rPr>
          <w:del w:id="1217" w:author="Matty Kadosh" w:date="2015-08-01T16:20:00Z"/>
        </w:rPr>
      </w:pPr>
      <w:del w:id="1218" w:author="Matty Kadosh" w:date="2015-08-01T16:20:00Z">
        <w:r w:rsidDel="009A169A">
          <w:delText xml:space="preserve">XON/XOFF </w:delText>
        </w:r>
        <w:r w:rsidR="00F66217" w:rsidDel="009A169A">
          <w:delText>Frame g</w:delText>
        </w:r>
        <w:r w:rsidDel="009A169A">
          <w:delText>eneration model</w:delText>
        </w:r>
      </w:del>
    </w:p>
    <w:p w14:paraId="699B7F0C" w14:textId="197735EB" w:rsidR="00F66217" w:rsidRPr="00F66217" w:rsidDel="009A169A" w:rsidRDefault="00F66217" w:rsidP="009624D7">
      <w:pPr>
        <w:rPr>
          <w:del w:id="1219" w:author="Matty Kadosh" w:date="2015-08-01T16:20:00Z"/>
        </w:rPr>
      </w:pPr>
    </w:p>
    <w:p w14:paraId="0D65CFDF" w14:textId="2ECC341D" w:rsidR="00F66217" w:rsidDel="009A169A" w:rsidRDefault="00F66217" w:rsidP="009624D7">
      <w:pPr>
        <w:rPr>
          <w:ins w:id="1220" w:author="Guohan Lu" w:date="2015-05-19T10:21:00Z"/>
          <w:del w:id="1221" w:author="Matty Kadosh" w:date="2015-08-01T16:20:00Z"/>
        </w:rPr>
      </w:pPr>
      <w:del w:id="1222" w:author="Matty Kadosh" w:date="2015-08-01T16:20:00Z">
        <w:r w:rsidDel="009A169A">
          <w:delText xml:space="preserve">In lossless model, an ingress buffer have two extra attributes to control the generation of xoff/xon frames. When the available buffer in </w:delText>
        </w:r>
      </w:del>
      <w:ins w:id="1223" w:author="Guohan Lu" w:date="2015-05-19T09:41:00Z">
        <w:del w:id="1224" w:author="Matty Kadosh" w:date="2015-08-01T16:20:00Z">
          <w:r w:rsidR="00EA075A" w:rsidDel="009A169A">
            <w:delText xml:space="preserve">PG </w:delText>
          </w:r>
        </w:del>
      </w:ins>
      <w:del w:id="1225" w:author="Matty Kadosh" w:date="2015-08-01T16:20:00Z">
        <w:r w:rsidDel="009A169A">
          <w:delText>reserved buffer is less than xoff threshold, xoff frame is triggered. When the total buffer usage</w:delText>
        </w:r>
      </w:del>
      <w:ins w:id="1226" w:author="Guohan Lu" w:date="2015-05-19T09:43:00Z">
        <w:del w:id="1227" w:author="Matty Kadosh" w:date="2015-08-01T16:20:00Z">
          <w:r w:rsidR="00EA075A" w:rsidDel="009A169A">
            <w:delText xml:space="preserve"> for this PG</w:delText>
          </w:r>
        </w:del>
      </w:ins>
      <w:del w:id="1228" w:author="Matty Kadosh" w:date="2015-08-01T16:20:00Z">
        <w:r w:rsidDel="009A169A">
          <w:delText xml:space="preserve"> (include both shared </w:delText>
        </w:r>
      </w:del>
      <w:ins w:id="1229" w:author="Guohan Lu" w:date="2015-05-19T09:43:00Z">
        <w:del w:id="1230" w:author="Matty Kadosh" w:date="2015-08-01T16:20:00Z">
          <w:r w:rsidR="00EA075A" w:rsidDel="009A169A">
            <w:delText>pool buffer, port buffer, and PG buffer</w:delText>
          </w:r>
        </w:del>
      </w:ins>
      <w:del w:id="1231" w:author="Matty Kadosh" w:date="2015-08-01T16:20:00Z">
        <w:r w:rsidDel="009A169A">
          <w:delText>and reserved buffer usage) is less than xon threshold</w:delText>
        </w:r>
      </w:del>
      <w:ins w:id="1232" w:author="Guohan Lu" w:date="2015-05-19T09:44:00Z">
        <w:del w:id="1233" w:author="Matty Kadosh" w:date="2015-08-01T16:20:00Z">
          <w:r w:rsidR="00EA075A" w:rsidDel="009A169A">
            <w:delText xml:space="preserve"> and </w:delText>
          </w:r>
        </w:del>
      </w:ins>
      <w:ins w:id="1234" w:author="Guohan Lu" w:date="2015-05-19T09:49:00Z">
        <w:del w:id="1235" w:author="Matty Kadosh" w:date="2015-08-01T16:20:00Z">
          <w:r w:rsidR="00EA075A" w:rsidDel="009A169A">
            <w:delText>available buffer is larger than xoff threshold</w:delText>
          </w:r>
        </w:del>
      </w:ins>
      <w:del w:id="1236" w:author="Matty Kadosh" w:date="2015-08-01T16:20:00Z">
        <w:r w:rsidDel="009A169A">
          <w:delText>, the xon frame is triggered.</w:delText>
        </w:r>
      </w:del>
    </w:p>
    <w:p w14:paraId="79E08D2F" w14:textId="6AF8060A" w:rsidR="00643A6D" w:rsidDel="009A169A" w:rsidRDefault="00643A6D" w:rsidP="009624D7">
      <w:pPr>
        <w:rPr>
          <w:del w:id="1237" w:author="Matty Kadosh" w:date="2015-08-01T16:20:00Z"/>
          <w:noProof/>
          <w:lang w:eastAsia="zh-CN"/>
        </w:rPr>
      </w:pPr>
    </w:p>
    <w:p w14:paraId="15E44FB1" w14:textId="006F95F4" w:rsidR="00DE3831" w:rsidDel="009A169A" w:rsidRDefault="00643A6D" w:rsidP="009624D7">
      <w:pPr>
        <w:rPr>
          <w:del w:id="1238" w:author="Matty Kadosh" w:date="2015-08-01T16:20:00Z"/>
        </w:rPr>
      </w:pPr>
      <w:ins w:id="1239" w:author="Guohan Lu" w:date="2015-05-19T10:26:00Z">
        <w:del w:id="1240" w:author="Matty Kadosh" w:date="2015-08-01T16:20:00Z">
          <w:r w:rsidDel="009A169A">
            <w:object w:dxaOrig="10365" w:dyaOrig="1771" w14:anchorId="2448EB07">
              <v:shape id="_x0000_i1036" type="#_x0000_t75" style="width:467.25pt;height:80.25pt" o:ole="">
                <v:imagedata r:id="rId45" o:title=""/>
              </v:shape>
              <o:OLEObject Type="Embed" ProgID="Visio.Drawing.15" ShapeID="_x0000_i1036" DrawAspect="Content" ObjectID="_1507666935" r:id="rId46"/>
            </w:object>
          </w:r>
        </w:del>
      </w:ins>
    </w:p>
    <w:p w14:paraId="72D1FD2F" w14:textId="53D8620B" w:rsidR="00F66217" w:rsidRPr="00DE3831" w:rsidDel="009A169A" w:rsidRDefault="00F66217" w:rsidP="009624D7">
      <w:pPr>
        <w:rPr>
          <w:del w:id="1241" w:author="Matty Kadosh" w:date="2015-08-01T16:20:00Z"/>
        </w:rPr>
      </w:pPr>
    </w:p>
    <w:p w14:paraId="7CEAE3A4" w14:textId="2F3626E0" w:rsidR="009157D1" w:rsidDel="009A169A" w:rsidRDefault="009157D1" w:rsidP="009624D7">
      <w:pPr>
        <w:pStyle w:val="Heading1"/>
        <w:rPr>
          <w:del w:id="1242" w:author="Matty Kadosh" w:date="2015-08-01T16:20:00Z"/>
        </w:rPr>
      </w:pPr>
      <w:del w:id="1243" w:author="Matty Kadosh" w:date="2015-08-01T16:20:00Z">
        <w:r w:rsidDel="009A169A">
          <w:delText xml:space="preserve">SAI model </w:delText>
        </w:r>
      </w:del>
    </w:p>
    <w:p w14:paraId="5A2BF640" w14:textId="4B819C39" w:rsidR="001E7FAC" w:rsidRPr="001E7FAC" w:rsidDel="009A169A" w:rsidRDefault="00A73BF7" w:rsidP="001E7FAC">
      <w:pPr>
        <w:rPr>
          <w:del w:id="1244" w:author="Matty Kadosh" w:date="2015-08-01T16:20:00Z"/>
        </w:rPr>
      </w:pPr>
      <w:del w:id="1245" w:author="Matty Kadosh" w:date="2015-08-01T16:20:00Z">
        <w:r w:rsidDel="009A169A">
          <w:delText>Since in most case switch port</w:delText>
        </w:r>
      </w:del>
      <w:ins w:id="1246" w:author="Guohan Lu" w:date="2015-05-19T09:51:00Z">
        <w:del w:id="1247" w:author="Matty Kadosh" w:date="2015-08-01T16:20:00Z">
          <w:r w:rsidR="00B3598D" w:rsidDel="009A169A">
            <w:delText>s</w:delText>
          </w:r>
        </w:del>
      </w:ins>
      <w:del w:id="1248" w:author="Matty Kadosh" w:date="2015-08-01T16:20:00Z">
        <w:r w:rsidDel="009A169A">
          <w:delText xml:space="preserve"> share the same buffer configuration</w:delText>
        </w:r>
        <w:r w:rsidR="00A42E6B" w:rsidDel="009A169A">
          <w:delText>,</w:delText>
        </w:r>
        <w:r w:rsidDel="009A169A">
          <w:delText xml:space="preserve"> SAI supports creating buffer profile</w:delText>
        </w:r>
      </w:del>
      <w:ins w:id="1249" w:author="Guohan Lu" w:date="2015-05-19T09:51:00Z">
        <w:del w:id="1250" w:author="Matty Kadosh" w:date="2015-08-01T16:20:00Z">
          <w:r w:rsidR="00B3598D" w:rsidDel="009A169A">
            <w:delText>s</w:delText>
          </w:r>
        </w:del>
      </w:ins>
      <w:del w:id="1251" w:author="Matty Kadosh" w:date="2015-08-01T16:20:00Z">
        <w:r w:rsidDel="009A169A">
          <w:delText xml:space="preserve"> and attaching those profile</w:delText>
        </w:r>
      </w:del>
      <w:ins w:id="1252" w:author="Guohan Lu" w:date="2015-05-19T09:52:00Z">
        <w:del w:id="1253" w:author="Matty Kadosh" w:date="2015-08-01T16:20:00Z">
          <w:r w:rsidR="00B3598D" w:rsidDel="009A169A">
            <w:delText>s</w:delText>
          </w:r>
        </w:del>
      </w:ins>
      <w:del w:id="1254" w:author="Matty Kadosh" w:date="2015-08-01T16:20:00Z">
        <w:r w:rsidDel="009A169A">
          <w:delText xml:space="preserve"> to a port ingress buffer</w:delText>
        </w:r>
      </w:del>
      <w:ins w:id="1255" w:author="Guohan Lu" w:date="2015-05-19T09:52:00Z">
        <w:del w:id="1256" w:author="Matty Kadosh" w:date="2015-08-01T16:20:00Z">
          <w:r w:rsidR="00B3598D" w:rsidDel="009A169A">
            <w:delText>PG</w:delText>
          </w:r>
        </w:del>
      </w:ins>
      <w:del w:id="1257" w:author="Matty Kadosh" w:date="2015-08-01T16:20:00Z">
        <w:r w:rsidDel="009A169A">
          <w:delText>, port TC</w:delText>
        </w:r>
      </w:del>
      <w:ins w:id="1258" w:author="Guohan Lu" w:date="2015-05-19T09:52:00Z">
        <w:del w:id="1259" w:author="Matty Kadosh" w:date="2015-08-01T16:20:00Z">
          <w:r w:rsidR="00B3598D" w:rsidDel="009A169A">
            <w:delText>egress queue</w:delText>
          </w:r>
        </w:del>
      </w:ins>
      <w:del w:id="1260" w:author="Matty Kadosh" w:date="2015-08-01T16:20:00Z">
        <w:r w:rsidR="00A42E6B" w:rsidDel="009A169A">
          <w:delText>.</w:delText>
        </w:r>
        <w:r w:rsidDel="009A169A">
          <w:delText xml:space="preserve"> </w:delText>
        </w:r>
        <w:r w:rsidR="006B533D" w:rsidDel="009A169A">
          <w:delText>When the attributes in a buffer profile change, all attached buffer</w:delText>
        </w:r>
        <w:r w:rsidR="00287CEF" w:rsidDel="009A169A">
          <w:delText>s</w:delText>
        </w:r>
        <w:r w:rsidR="006B533D" w:rsidDel="009A169A">
          <w:delText xml:space="preserve"> </w:delText>
        </w:r>
        <w:r w:rsidR="00287CEF" w:rsidDel="009A169A">
          <w:delText>get</w:delText>
        </w:r>
        <w:r w:rsidR="006B533D" w:rsidDel="009A169A">
          <w:delText xml:space="preserve"> affected.</w:delText>
        </w:r>
      </w:del>
    </w:p>
    <w:p w14:paraId="6392CFD6" w14:textId="78687296" w:rsidR="00D869A4" w:rsidDel="009A169A" w:rsidRDefault="00FC4E3E" w:rsidP="003A46A6">
      <w:pPr>
        <w:pStyle w:val="NoSpacing"/>
        <w:rPr>
          <w:del w:id="1261" w:author="Matty Kadosh" w:date="2015-08-01T16:20:00Z"/>
          <w:rFonts w:asciiTheme="minorHAnsi" w:hAnsiTheme="minorHAnsi" w:cstheme="minorHAnsi"/>
        </w:rPr>
      </w:pPr>
      <w:del w:id="1262" w:author="Matty Kadosh" w:date="2015-08-01T16:20:00Z">
        <w:r w:rsidDel="009A169A">
          <w:rPr>
            <w:rFonts w:cstheme="minorHAnsi"/>
          </w:rPr>
          <w:fldChar w:fldCharType="begin"/>
        </w:r>
        <w:r w:rsidDel="009A169A">
          <w:rPr>
            <w:rFonts w:cstheme="minorHAnsi"/>
          </w:rPr>
          <w:fldChar w:fldCharType="end"/>
        </w:r>
      </w:del>
      <w:del w:id="1263" w:author="Matty Kadosh" w:date="2015-05-20T12:55:00Z">
        <w:r w:rsidR="00A60E28" w:rsidDel="00FC4E3E">
          <w:rPr>
            <w:rFonts w:asciiTheme="minorHAnsi" w:hAnsiTheme="minorHAnsi" w:cstheme="minorHAnsi"/>
          </w:rPr>
          <w:object w:dxaOrig="15998" w:dyaOrig="10335" w14:anchorId="473D3297">
            <v:shape id="_x0000_i1037" type="#_x0000_t75" style="width:502.5pt;height:325.5pt" o:ole="">
              <v:imagedata r:id="rId47" o:title=""/>
            </v:shape>
            <o:OLEObject Type="Embed" ProgID="Visio.Drawing.11" ShapeID="_x0000_i1037" DrawAspect="Content" ObjectID="_1507666936" r:id="rId48"/>
          </w:object>
        </w:r>
      </w:del>
    </w:p>
    <w:p w14:paraId="123C35BD" w14:textId="5A00E55E" w:rsidR="00D869A4" w:rsidRPr="001053E1" w:rsidDel="009A169A" w:rsidRDefault="00D869A4" w:rsidP="003A46A6">
      <w:pPr>
        <w:pStyle w:val="NoSpacing"/>
        <w:rPr>
          <w:del w:id="1264" w:author="Matty Kadosh" w:date="2015-08-01T16:20:00Z"/>
          <w:rFonts w:asciiTheme="minorHAnsi" w:hAnsiTheme="minorHAnsi" w:cstheme="minorHAnsi"/>
        </w:rPr>
      </w:pPr>
    </w:p>
    <w:p w14:paraId="2AE643D7" w14:textId="24A73FA6" w:rsidR="008F08E1" w:rsidDel="009A169A" w:rsidRDefault="00354F69" w:rsidP="00464E4A">
      <w:pPr>
        <w:pStyle w:val="Heading1"/>
        <w:rPr>
          <w:del w:id="1265" w:author="Matty Kadosh" w:date="2015-08-01T16:20:00Z"/>
        </w:rPr>
      </w:pPr>
      <w:del w:id="1266" w:author="Matty Kadosh" w:date="2015-08-01T16:20:00Z">
        <w:r w:rsidDel="009A169A">
          <w:delText>Specification</w:delText>
        </w:r>
      </w:del>
    </w:p>
    <w:p w14:paraId="5EC56113" w14:textId="0E64A10F" w:rsidR="00B51BB7" w:rsidRPr="00B51BB7" w:rsidDel="009A169A" w:rsidRDefault="00B51BB7" w:rsidP="00B51BB7">
      <w:pPr>
        <w:rPr>
          <w:del w:id="1267" w:author="Matty Kadosh" w:date="2015-08-01T16:20:00Z"/>
        </w:rPr>
      </w:pPr>
    </w:p>
    <w:p w14:paraId="552A0B2A" w14:textId="4583625D" w:rsidR="00B51BB7" w:rsidDel="009A169A" w:rsidRDefault="00B51BB7" w:rsidP="00B51BB7">
      <w:pPr>
        <w:pStyle w:val="Heading2"/>
        <w:rPr>
          <w:del w:id="1268" w:author="Matty Kadosh" w:date="2015-08-01T16:20:00Z"/>
        </w:rPr>
      </w:pPr>
      <w:del w:id="1269" w:author="Matty Kadosh" w:date="2015-08-01T16:20:00Z">
        <w:r w:rsidDel="009A169A">
          <w:delText xml:space="preserve">New switch attributes  </w:delText>
        </w:r>
      </w:del>
    </w:p>
    <w:p w14:paraId="48FB2E5D" w14:textId="4E055159" w:rsidR="00E263B6" w:rsidRPr="00E263B6" w:rsidDel="009A169A" w:rsidRDefault="00E263B6" w:rsidP="00E263B6">
      <w:pPr>
        <w:rPr>
          <w:del w:id="1270" w:author="Matty Kadosh" w:date="2015-08-01T16:20:00Z"/>
        </w:rPr>
      </w:pPr>
    </w:p>
    <w:p w14:paraId="672E7309" w14:textId="76AD3BC3" w:rsidR="00B51BB7" w:rsidDel="009A169A" w:rsidRDefault="00B51BB7" w:rsidP="00B51BB7">
      <w:pPr>
        <w:pStyle w:val="code"/>
        <w:rPr>
          <w:del w:id="1271" w:author="Matty Kadosh" w:date="2015-08-01T16:20:00Z"/>
        </w:rPr>
      </w:pPr>
      <w:del w:id="1272" w:author="Matty Kadosh" w:date="2015-08-01T16:20:00Z">
        <w:r w:rsidRPr="001053E1" w:rsidDel="009A169A">
          <w:delText xml:space="preserve">/* </w:delText>
        </w:r>
        <w:r w:rsidDel="009A169A">
          <w:delText>READ-ONLY */</w:delText>
        </w:r>
      </w:del>
    </w:p>
    <w:p w14:paraId="7C000485" w14:textId="6EDAA711" w:rsidR="00B51BB7" w:rsidDel="009A169A" w:rsidRDefault="00B51BB7" w:rsidP="00B51BB7">
      <w:pPr>
        <w:pStyle w:val="code"/>
        <w:rPr>
          <w:del w:id="1273" w:author="Matty Kadosh" w:date="2015-08-01T16:20:00Z"/>
        </w:rPr>
      </w:pPr>
      <w:del w:id="1274" w:author="Matty Kadosh" w:date="2015-08-01T16:20:00Z">
        <w:r w:rsidDel="009A169A">
          <w:delText xml:space="preserve">/* switch total buffer size in KB */   </w:delText>
        </w:r>
      </w:del>
    </w:p>
    <w:p w14:paraId="27BA63DF" w14:textId="10CCFC7F" w:rsidR="00B51BB7" w:rsidDel="009A169A" w:rsidRDefault="00B51BB7" w:rsidP="00B51BB7">
      <w:pPr>
        <w:pStyle w:val="code"/>
        <w:rPr>
          <w:del w:id="1275" w:author="Matty Kadosh" w:date="2015-08-01T16:20:00Z"/>
        </w:rPr>
      </w:pPr>
      <w:del w:id="1276" w:author="Matty Kadosh" w:date="2015-08-01T16:20:00Z">
        <w:r w:rsidRPr="001053E1" w:rsidDel="009A169A">
          <w:delText>SAI_</w:delText>
        </w:r>
        <w:r w:rsidDel="009A169A">
          <w:delText>SWITCH</w:delText>
        </w:r>
        <w:r w:rsidRPr="001053E1" w:rsidDel="009A169A">
          <w:delText>_</w:delText>
        </w:r>
        <w:r w:rsidR="007F5BFC" w:rsidDel="009A169A">
          <w:delText>ATTR_</w:delText>
        </w:r>
        <w:r w:rsidDel="009A169A">
          <w:delText>TOTAL_BUFFER_SIZE,</w:delText>
        </w:r>
      </w:del>
    </w:p>
    <w:p w14:paraId="349617BD" w14:textId="105632AD" w:rsidR="00B51BB7" w:rsidDel="009A169A" w:rsidRDefault="00B51BB7" w:rsidP="00B51BB7">
      <w:pPr>
        <w:pStyle w:val="code"/>
        <w:rPr>
          <w:del w:id="1277" w:author="Matty Kadosh" w:date="2015-08-01T16:20:00Z"/>
        </w:rPr>
      </w:pPr>
      <w:del w:id="1278" w:author="Matty Kadosh" w:date="2015-08-01T16:20:00Z">
        <w:r w:rsidDel="009A169A">
          <w:delText>/* switch number of</w:delText>
        </w:r>
        <w:r w:rsidR="007F5BFC" w:rsidDel="009A169A">
          <w:delText xml:space="preserve"> </w:delText>
        </w:r>
        <w:r w:rsidDel="009A169A">
          <w:delText xml:space="preserve">ingress buffer </w:delText>
        </w:r>
        <w:r w:rsidR="00E263B6" w:rsidDel="009A169A">
          <w:delText>pool</w:delText>
        </w:r>
        <w:r w:rsidDel="009A169A">
          <w:delText xml:space="preserve">  */   </w:delText>
        </w:r>
      </w:del>
    </w:p>
    <w:p w14:paraId="7D196A33" w14:textId="70DB9BDA" w:rsidR="00B51BB7" w:rsidDel="009A169A" w:rsidRDefault="00B51BB7" w:rsidP="00B51BB7">
      <w:pPr>
        <w:pStyle w:val="code"/>
        <w:rPr>
          <w:del w:id="1279" w:author="Matty Kadosh" w:date="2015-08-01T16:20:00Z"/>
        </w:rPr>
      </w:pPr>
      <w:del w:id="1280" w:author="Matty Kadosh" w:date="2015-08-01T16:20:00Z">
        <w:r w:rsidRPr="001053E1" w:rsidDel="009A169A">
          <w:delText>SAI_</w:delText>
        </w:r>
        <w:r w:rsidDel="009A169A">
          <w:delText>SWITCH</w:delText>
        </w:r>
        <w:r w:rsidRPr="001053E1" w:rsidDel="009A169A">
          <w:delText>_</w:delText>
        </w:r>
        <w:r w:rsidR="007F5BFC" w:rsidDel="009A169A">
          <w:delText>ATTR_</w:delText>
        </w:r>
        <w:r w:rsidDel="009A169A">
          <w:delText>INGRESS_BUFFER_</w:delText>
        </w:r>
        <w:r w:rsidR="00E263B6" w:rsidDel="009A169A">
          <w:delText>POOL</w:delText>
        </w:r>
        <w:r w:rsidDel="009A169A">
          <w:delText>_NUM,</w:delText>
        </w:r>
      </w:del>
    </w:p>
    <w:p w14:paraId="530C1DBD" w14:textId="5C0E7C79" w:rsidR="00B51BB7" w:rsidDel="009A169A" w:rsidRDefault="00B51BB7" w:rsidP="00B51BB7">
      <w:pPr>
        <w:pStyle w:val="code"/>
        <w:rPr>
          <w:del w:id="1281" w:author="Matty Kadosh" w:date="2015-08-01T16:20:00Z"/>
        </w:rPr>
      </w:pPr>
      <w:del w:id="1282" w:author="Matty Kadosh" w:date="2015-08-01T16:20:00Z">
        <w:r w:rsidDel="009A169A">
          <w:delText xml:space="preserve">/* switch number of egress buffer </w:delText>
        </w:r>
        <w:r w:rsidR="00E263B6" w:rsidDel="009A169A">
          <w:delText>pool</w:delText>
        </w:r>
        <w:r w:rsidDel="009A169A">
          <w:delText xml:space="preserve"> */   </w:delText>
        </w:r>
      </w:del>
    </w:p>
    <w:p w14:paraId="12DDB534" w14:textId="65BBAB4B" w:rsidR="00B51BB7" w:rsidDel="009A169A" w:rsidRDefault="00B51BB7" w:rsidP="00B51BB7">
      <w:pPr>
        <w:pStyle w:val="code"/>
        <w:rPr>
          <w:del w:id="1283" w:author="Matty Kadosh" w:date="2015-08-01T16:20:00Z"/>
        </w:rPr>
      </w:pPr>
      <w:del w:id="1284" w:author="Matty Kadosh" w:date="2015-08-01T16:20:00Z">
        <w:r w:rsidRPr="001053E1" w:rsidDel="009A169A">
          <w:delText>SAI_</w:delText>
        </w:r>
        <w:r w:rsidDel="009A169A">
          <w:delText>SWITCH</w:delText>
        </w:r>
        <w:r w:rsidRPr="001053E1" w:rsidDel="009A169A">
          <w:delText>_</w:delText>
        </w:r>
        <w:r w:rsidR="007F5BFC" w:rsidDel="009A169A">
          <w:delText>ATTR_</w:delText>
        </w:r>
        <w:r w:rsidDel="009A169A">
          <w:delText>EGRESS_BUFFER_</w:delText>
        </w:r>
        <w:r w:rsidR="00E263B6" w:rsidDel="009A169A">
          <w:delText>POOL</w:delText>
        </w:r>
        <w:r w:rsidDel="009A169A">
          <w:delText>_NUM,</w:delText>
        </w:r>
      </w:del>
    </w:p>
    <w:p w14:paraId="5E7D41B0" w14:textId="6BA74525" w:rsidR="00B51BB7" w:rsidDel="009A169A" w:rsidRDefault="00B51BB7" w:rsidP="00B51BB7">
      <w:pPr>
        <w:pStyle w:val="code"/>
        <w:rPr>
          <w:del w:id="1285" w:author="Matty Kadosh" w:date="2015-08-01T16:20:00Z"/>
        </w:rPr>
      </w:pPr>
    </w:p>
    <w:p w14:paraId="064DE6D1" w14:textId="0B1481AC" w:rsidR="00B51BB7" w:rsidDel="009A169A" w:rsidRDefault="00B51BB7" w:rsidP="00B51BB7">
      <w:pPr>
        <w:pStyle w:val="code"/>
        <w:rPr>
          <w:del w:id="1286" w:author="Matty Kadosh" w:date="2015-08-01T16:20:00Z"/>
        </w:rPr>
      </w:pPr>
    </w:p>
    <w:p w14:paraId="759C8649" w14:textId="2CBF663F" w:rsidR="00B51BB7" w:rsidDel="009A169A" w:rsidRDefault="00B51BB7" w:rsidP="00B51BB7">
      <w:pPr>
        <w:pStyle w:val="code"/>
        <w:rPr>
          <w:del w:id="1287" w:author="Matty Kadosh" w:date="2015-08-01T16:20:00Z"/>
        </w:rPr>
      </w:pPr>
    </w:p>
    <w:p w14:paraId="10D89EBA" w14:textId="45C252A8" w:rsidR="00B51BB7" w:rsidRPr="001053E1" w:rsidDel="009A169A" w:rsidRDefault="00B51BB7" w:rsidP="00B51BB7">
      <w:pPr>
        <w:pStyle w:val="code"/>
        <w:rPr>
          <w:del w:id="1288" w:author="Matty Kadosh" w:date="2015-08-01T16:20:00Z"/>
        </w:rPr>
      </w:pPr>
    </w:p>
    <w:p w14:paraId="614DF0F4" w14:textId="4AE9D3B8" w:rsidR="00E263B6" w:rsidRPr="00B51BB7" w:rsidDel="009A169A" w:rsidRDefault="00E263B6" w:rsidP="00E263B6">
      <w:pPr>
        <w:rPr>
          <w:del w:id="1289" w:author="Matty Kadosh" w:date="2015-08-01T16:20:00Z"/>
        </w:rPr>
      </w:pPr>
    </w:p>
    <w:p w14:paraId="0621A101" w14:textId="734D23E4" w:rsidR="00E263B6" w:rsidRPr="00464E4A" w:rsidDel="009A169A" w:rsidRDefault="00E263B6" w:rsidP="00E263B6">
      <w:pPr>
        <w:pStyle w:val="Heading2"/>
        <w:rPr>
          <w:del w:id="1290" w:author="Matty Kadosh" w:date="2015-08-01T16:20:00Z"/>
        </w:rPr>
      </w:pPr>
      <w:del w:id="1291" w:author="Matty Kadosh" w:date="2015-08-01T16:20:00Z">
        <w:r w:rsidDel="009A169A">
          <w:delText xml:space="preserve">New port attributes  </w:delText>
        </w:r>
      </w:del>
    </w:p>
    <w:p w14:paraId="532A471A" w14:textId="0FA46524" w:rsidR="00E263B6" w:rsidDel="009A169A" w:rsidRDefault="00E263B6" w:rsidP="00E263B6">
      <w:pPr>
        <w:pStyle w:val="code"/>
        <w:rPr>
          <w:del w:id="1292" w:author="Matty Kadosh" w:date="2015-08-01T16:20:00Z"/>
        </w:rPr>
      </w:pPr>
      <w:del w:id="1293" w:author="Matty Kadosh" w:date="2015-08-01T16:20:00Z">
        <w:r w:rsidRPr="001053E1" w:rsidDel="009A169A">
          <w:delText xml:space="preserve">/* </w:delText>
        </w:r>
        <w:r w:rsidDel="009A169A">
          <w:delText>READ-ONLY */</w:delText>
        </w:r>
      </w:del>
    </w:p>
    <w:p w14:paraId="17F6A2F0" w14:textId="68AB2BA6" w:rsidR="00E263B6" w:rsidDel="009A169A" w:rsidRDefault="00E263B6" w:rsidP="00E263B6">
      <w:pPr>
        <w:pStyle w:val="code"/>
        <w:rPr>
          <w:del w:id="1294" w:author="Matty Kadosh" w:date="2015-08-01T16:20:00Z"/>
        </w:rPr>
      </w:pPr>
      <w:del w:id="1295" w:author="Matty Kadosh" w:date="2015-08-01T16:20:00Z">
        <w:r w:rsidRPr="001053E1" w:rsidDel="009A169A">
          <w:delText>SAI_</w:delText>
        </w:r>
        <w:r w:rsidR="00770F90" w:rsidDel="009A169A">
          <w:delText>PORT</w:delText>
        </w:r>
        <w:r w:rsidRPr="001053E1" w:rsidDel="009A169A">
          <w:delText>_</w:delText>
        </w:r>
        <w:r w:rsidR="007F5BFC" w:rsidDel="009A169A">
          <w:delText>ATTR_</w:delText>
        </w:r>
        <w:r w:rsidR="00A60E28" w:rsidDel="009A169A">
          <w:delText>PG</w:delText>
        </w:r>
        <w:r w:rsidDel="009A169A">
          <w:delText>_NUM,</w:delText>
        </w:r>
      </w:del>
    </w:p>
    <w:p w14:paraId="6BD599A4" w14:textId="4BEDCA4C" w:rsidR="00E263B6" w:rsidDel="009A169A" w:rsidRDefault="00770F90" w:rsidP="00E263B6">
      <w:pPr>
        <w:pStyle w:val="code"/>
        <w:rPr>
          <w:del w:id="1296" w:author="Matty Kadosh" w:date="2015-08-01T16:20:00Z"/>
        </w:rPr>
      </w:pPr>
      <w:del w:id="1297" w:author="Matty Kadosh" w:date="2015-08-01T16:20:00Z">
        <w:r w:rsidDel="009A169A">
          <w:delText xml:space="preserve">/* list of igress buffer ID </w:delText>
        </w:r>
        <w:r w:rsidR="00E263B6" w:rsidDel="009A169A">
          <w:delText xml:space="preserve"> </w:delText>
        </w:r>
        <w:r w:rsidDel="009A169A">
          <w:delText>[sai_</w:delText>
        </w:r>
        <w:r w:rsidR="007F5BFC" w:rsidDel="009A169A">
          <w:delText>o</w:delText>
        </w:r>
        <w:r w:rsidDel="009A169A">
          <w:delText>bject_</w:delText>
        </w:r>
        <w:r w:rsidR="007F5BFC" w:rsidDel="009A169A">
          <w:delText>list</w:delText>
        </w:r>
        <w:r w:rsidDel="009A169A">
          <w:delText>_t]</w:delText>
        </w:r>
        <w:r w:rsidR="00E263B6" w:rsidDel="009A169A">
          <w:delText xml:space="preserve">*/   </w:delText>
        </w:r>
      </w:del>
    </w:p>
    <w:p w14:paraId="7C741B37" w14:textId="3716DB21" w:rsidR="00770F90" w:rsidDel="009A169A" w:rsidRDefault="00770F90" w:rsidP="00770F90">
      <w:pPr>
        <w:pStyle w:val="code"/>
        <w:rPr>
          <w:del w:id="1298" w:author="Matty Kadosh" w:date="2015-08-01T16:20:00Z"/>
        </w:rPr>
      </w:pPr>
      <w:del w:id="1299" w:author="Matty Kadosh" w:date="2015-08-01T16:20:00Z">
        <w:r w:rsidRPr="001053E1" w:rsidDel="009A169A">
          <w:delText>SAI_</w:delText>
        </w:r>
        <w:r w:rsidDel="009A169A">
          <w:delText>PORT</w:delText>
        </w:r>
        <w:r w:rsidRPr="001053E1" w:rsidDel="009A169A">
          <w:delText>_</w:delText>
        </w:r>
        <w:r w:rsidR="007F5BFC" w:rsidDel="009A169A">
          <w:delText>ATTR</w:delText>
        </w:r>
        <w:r w:rsidR="00A60E28" w:rsidDel="009A169A">
          <w:delText>_PG</w:delText>
        </w:r>
        <w:r w:rsidDel="009A169A">
          <w:delText>_ID_LIST,</w:delText>
        </w:r>
      </w:del>
    </w:p>
    <w:p w14:paraId="548A4CC7" w14:textId="16B67B22" w:rsidR="00B3598D" w:rsidDel="009A169A" w:rsidRDefault="00770F90" w:rsidP="00770F90">
      <w:pPr>
        <w:pStyle w:val="code"/>
        <w:rPr>
          <w:ins w:id="1300" w:author="Guohan Lu" w:date="2015-05-19T09:56:00Z"/>
          <w:del w:id="1301" w:author="Matty Kadosh" w:date="2015-08-01T16:20:00Z"/>
        </w:rPr>
      </w:pPr>
      <w:del w:id="1302" w:author="Matty Kadosh" w:date="2015-08-01T16:20:00Z">
        <w:r w:rsidDel="009A169A">
          <w:delText xml:space="preserve">/* bit vector enable/disable port PFC </w:delText>
        </w:r>
      </w:del>
      <w:ins w:id="1303" w:author="Guohan Lu" w:date="2015-05-19T09:54:00Z">
        <w:del w:id="1304" w:author="Matty Kadosh" w:date="2015-08-01T16:20:00Z">
          <w:r w:rsidR="00B3598D" w:rsidDel="009A169A">
            <w:delText>[sai_uint</w:delText>
          </w:r>
        </w:del>
      </w:ins>
      <w:ins w:id="1305" w:author="Guohan Lu" w:date="2015-05-19T09:57:00Z">
        <w:del w:id="1306" w:author="Matty Kadosh" w:date="2015-08-01T16:20:00Z">
          <w:r w:rsidR="00B3598D" w:rsidDel="009A169A">
            <w:delText>8</w:delText>
          </w:r>
        </w:del>
      </w:ins>
      <w:ins w:id="1307" w:author="Guohan Lu" w:date="2015-05-19T09:54:00Z">
        <w:del w:id="1308" w:author="Matty Kadosh" w:date="2015-08-01T16:20:00Z">
          <w:r w:rsidR="00B3598D" w:rsidDel="009A169A">
            <w:delText>_t]</w:delText>
          </w:r>
        </w:del>
      </w:ins>
      <w:ins w:id="1309" w:author="Guohan Lu" w:date="2015-05-19T09:56:00Z">
        <w:del w:id="1310" w:author="Matty Kadosh" w:date="2015-08-01T16:20:00Z">
          <w:r w:rsidR="00B3598D" w:rsidDel="009A169A">
            <w:delText>.</w:delText>
          </w:r>
        </w:del>
      </w:ins>
    </w:p>
    <w:p w14:paraId="0D4509E4" w14:textId="30CF109A" w:rsidR="00770F90" w:rsidDel="009A169A" w:rsidRDefault="00B3598D">
      <w:pPr>
        <w:pStyle w:val="code"/>
        <w:rPr>
          <w:del w:id="1311" w:author="Matty Kadosh" w:date="2015-08-01T16:20:00Z"/>
        </w:rPr>
      </w:pPr>
      <w:ins w:id="1312" w:author="Guohan Lu" w:date="2015-05-19T09:56:00Z">
        <w:del w:id="1313" w:author="Matty Kadosh" w:date="2015-08-01T16:20:00Z">
          <w:r w:rsidRPr="00B3598D" w:rsidDel="009A169A">
            <w:delText>*</w:delText>
          </w:r>
        </w:del>
      </w:ins>
      <w:ins w:id="1314" w:author="Guohan Lu" w:date="2015-05-19T09:57:00Z">
        <w:del w:id="1315" w:author="Matty Kadosh" w:date="2015-08-01T16:20:00Z">
          <w:r w:rsidDel="009A169A">
            <w:delText xml:space="preserve"> </w:delText>
          </w:r>
        </w:del>
      </w:ins>
      <w:ins w:id="1316" w:author="Guohan Lu" w:date="2015-05-19T09:56:00Z">
        <w:del w:id="1317" w:author="Matty Kadosh" w:date="2015-08-01T16:20:00Z">
          <w:r w:rsidDel="009A169A">
            <w:delText xml:space="preserve">Valid from bit 0 to bit </w:delText>
          </w:r>
        </w:del>
      </w:ins>
      <w:ins w:id="1318" w:author="Guohan Lu" w:date="2015-05-19T09:57:00Z">
        <w:del w:id="1319" w:author="Matty Kadosh" w:date="2015-08-01T16:20:00Z">
          <w:r w:rsidDel="009A169A">
            <w:delText xml:space="preserve">7 </w:delText>
          </w:r>
        </w:del>
      </w:ins>
      <w:del w:id="1320" w:author="Matty Kadosh" w:date="2015-08-01T16:20:00Z">
        <w:r w:rsidR="00770F90" w:rsidDel="009A169A">
          <w:delText xml:space="preserve">*/   </w:delText>
        </w:r>
      </w:del>
    </w:p>
    <w:p w14:paraId="2C991B83" w14:textId="4983853B" w:rsidR="00770F90" w:rsidDel="009A169A" w:rsidRDefault="00770F90" w:rsidP="00770F90">
      <w:pPr>
        <w:pStyle w:val="code"/>
        <w:rPr>
          <w:del w:id="1321" w:author="Matty Kadosh" w:date="2015-08-01T16:20:00Z"/>
        </w:rPr>
      </w:pPr>
      <w:del w:id="1322" w:author="Matty Kadosh" w:date="2015-08-01T16:20:00Z">
        <w:r w:rsidRPr="001053E1" w:rsidDel="009A169A">
          <w:delText>SAI_</w:delText>
        </w:r>
        <w:r w:rsidDel="009A169A">
          <w:delText>PORT</w:delText>
        </w:r>
        <w:r w:rsidRPr="001053E1" w:rsidDel="009A169A">
          <w:delText>_</w:delText>
        </w:r>
        <w:r w:rsidR="007F5BFC" w:rsidDel="009A169A">
          <w:delText>ATTR_</w:delText>
        </w:r>
        <w:r w:rsidDel="009A169A">
          <w:delText>PER_PRIORETY_FLOW_CONTROL,</w:delText>
        </w:r>
      </w:del>
    </w:p>
    <w:p w14:paraId="08C14676" w14:textId="559B17DA" w:rsidR="00E263B6" w:rsidDel="009A169A" w:rsidRDefault="00E263B6" w:rsidP="00E263B6">
      <w:pPr>
        <w:pStyle w:val="code"/>
        <w:rPr>
          <w:del w:id="1323" w:author="Matty Kadosh" w:date="2015-08-01T16:20:00Z"/>
        </w:rPr>
      </w:pPr>
    </w:p>
    <w:p w14:paraId="79B8D67C" w14:textId="39EEEF52" w:rsidR="00E263B6" w:rsidDel="009A169A" w:rsidRDefault="00E263B6" w:rsidP="00E263B6">
      <w:pPr>
        <w:pStyle w:val="code"/>
        <w:rPr>
          <w:del w:id="1324" w:author="Matty Kadosh" w:date="2015-08-01T16:20:00Z"/>
        </w:rPr>
      </w:pPr>
    </w:p>
    <w:p w14:paraId="43094709" w14:textId="1E5FF090" w:rsidR="00E263B6" w:rsidDel="009A169A" w:rsidRDefault="00E263B6" w:rsidP="00E263B6">
      <w:pPr>
        <w:pStyle w:val="code"/>
        <w:rPr>
          <w:del w:id="1325" w:author="Matty Kadosh" w:date="2015-08-01T16:20:00Z"/>
        </w:rPr>
      </w:pPr>
    </w:p>
    <w:p w14:paraId="55F70500" w14:textId="619C7AA2" w:rsidR="00770F90" w:rsidRPr="00B51BB7" w:rsidDel="009A169A" w:rsidRDefault="00770F90" w:rsidP="00770F90">
      <w:pPr>
        <w:rPr>
          <w:del w:id="1326" w:author="Matty Kadosh" w:date="2015-08-01T16:20:00Z"/>
        </w:rPr>
      </w:pPr>
    </w:p>
    <w:p w14:paraId="0087BDF3" w14:textId="17A92176" w:rsidR="00770F90" w:rsidDel="009A169A" w:rsidRDefault="00A60E28" w:rsidP="00770F90">
      <w:pPr>
        <w:pStyle w:val="Heading2"/>
        <w:numPr>
          <w:ilvl w:val="1"/>
          <w:numId w:val="17"/>
        </w:numPr>
        <w:rPr>
          <w:del w:id="1327" w:author="Matty Kadosh" w:date="2015-08-01T16:20:00Z"/>
        </w:rPr>
      </w:pPr>
      <w:del w:id="1328" w:author="Matty Kadosh" w:date="2015-08-01T16:20:00Z">
        <w:r w:rsidDel="009A169A">
          <w:delText xml:space="preserve">Ingress priority </w:delText>
        </w:r>
        <w:r w:rsidR="001A48E9" w:rsidDel="009A169A">
          <w:delText>group (</w:delText>
        </w:r>
        <w:r w:rsidDel="009A169A">
          <w:delText>PG)</w:delText>
        </w:r>
        <w:r w:rsidR="00770F90" w:rsidDel="009A169A">
          <w:delText xml:space="preserve"> configuration </w:delText>
        </w:r>
      </w:del>
    </w:p>
    <w:p w14:paraId="728ECACC" w14:textId="431460EC" w:rsidR="00770F90" w:rsidRPr="00770F90" w:rsidDel="009A169A" w:rsidRDefault="00770F90" w:rsidP="00770F90">
      <w:pPr>
        <w:rPr>
          <w:del w:id="1329" w:author="Matty Kadosh" w:date="2015-08-01T16:20:00Z"/>
        </w:rPr>
      </w:pPr>
    </w:p>
    <w:p w14:paraId="6B06E4CD" w14:textId="2336AA2A" w:rsidR="00770F90" w:rsidRPr="001053E1" w:rsidDel="009A169A" w:rsidRDefault="00770F90" w:rsidP="00770F90">
      <w:pPr>
        <w:pStyle w:val="code"/>
        <w:rPr>
          <w:del w:id="1330" w:author="Matty Kadosh" w:date="2015-08-01T16:20:00Z"/>
        </w:rPr>
      </w:pPr>
      <w:del w:id="1331" w:author="Matty Kadosh" w:date="2015-08-01T16:20:00Z">
        <w:r w:rsidRPr="001053E1" w:rsidDel="009A169A">
          <w:delText xml:space="preserve">/* </w:delText>
        </w:r>
        <w:r w:rsidDel="009A169A">
          <w:delText xml:space="preserve">buffer attribute </w:delText>
        </w:r>
        <w:r w:rsidRPr="001053E1" w:rsidDel="009A169A">
          <w:delText>*/</w:delText>
        </w:r>
      </w:del>
    </w:p>
    <w:p w14:paraId="0284790C" w14:textId="4602EBF4" w:rsidR="00770F90" w:rsidRPr="001053E1" w:rsidDel="009A169A" w:rsidRDefault="00770F90" w:rsidP="00770F90">
      <w:pPr>
        <w:pStyle w:val="code"/>
        <w:rPr>
          <w:del w:id="1332" w:author="Matty Kadosh" w:date="2015-08-01T16:20:00Z"/>
        </w:rPr>
      </w:pPr>
      <w:del w:id="1333" w:author="Matty Kadosh" w:date="2015-08-01T16:20:00Z">
        <w:r w:rsidDel="009A169A">
          <w:delText xml:space="preserve">typedef struct  </w:delText>
        </w:r>
        <w:r w:rsidRPr="001053E1" w:rsidDel="009A169A">
          <w:delText>sai_</w:delText>
        </w:r>
        <w:r w:rsidDel="009A169A">
          <w:delText>ingress_</w:delText>
        </w:r>
        <w:r w:rsidR="004E3E3F" w:rsidDel="009A169A">
          <w:delText>priority_group</w:delText>
        </w:r>
        <w:r w:rsidDel="009A169A">
          <w:delText>_attr</w:delText>
        </w:r>
        <w:r w:rsidRPr="001053E1" w:rsidDel="009A169A">
          <w:delText xml:space="preserve">_t </w:delText>
        </w:r>
      </w:del>
    </w:p>
    <w:p w14:paraId="2F247C7B" w14:textId="477E3B02" w:rsidR="00770F90" w:rsidDel="009A169A" w:rsidRDefault="00770F90" w:rsidP="00770F90">
      <w:pPr>
        <w:pStyle w:val="code"/>
        <w:rPr>
          <w:del w:id="1334" w:author="Matty Kadosh" w:date="2015-08-01T16:20:00Z"/>
        </w:rPr>
      </w:pPr>
      <w:del w:id="1335" w:author="Matty Kadosh" w:date="2015-08-01T16:20:00Z">
        <w:r w:rsidRPr="001053E1" w:rsidDel="009A169A">
          <w:delText>{</w:delText>
        </w:r>
      </w:del>
    </w:p>
    <w:p w14:paraId="25C83A3A" w14:textId="7ADF9310" w:rsidR="00770F90" w:rsidRPr="004232F9" w:rsidDel="009A169A" w:rsidRDefault="00770F90" w:rsidP="00770F90">
      <w:pPr>
        <w:pStyle w:val="code"/>
        <w:rPr>
          <w:del w:id="1336" w:author="Matty Kadosh" w:date="2015-08-01T16:20:00Z"/>
        </w:rPr>
      </w:pPr>
      <w:del w:id="1337" w:author="Matty Kadosh" w:date="2015-08-01T16:20:00Z">
        <w:r w:rsidDel="009A169A">
          <w:delText xml:space="preserve">    /* buffer p</w:delText>
        </w:r>
        <w:r w:rsidR="007F5BFC" w:rsidDel="009A169A">
          <w:delText>r</w:delText>
        </w:r>
        <w:r w:rsidDel="009A169A">
          <w:delText xml:space="preserve">ofile pointer </w:delText>
        </w:r>
        <w:r w:rsidDel="009A169A">
          <w:rPr>
            <w:szCs w:val="18"/>
          </w:rPr>
          <w:delText>[sai_object_id_t]</w:delText>
        </w:r>
      </w:del>
      <w:ins w:id="1338" w:author="Guohan Lu" w:date="2015-05-19T10:17:00Z">
        <w:del w:id="1339" w:author="Matty Kadosh" w:date="2015-08-01T16:20:00Z">
          <w:r w:rsidR="00250DF2" w:rsidDel="009A169A">
            <w:rPr>
              <w:szCs w:val="18"/>
            </w:rPr>
            <w:delText xml:space="preserve"> </w:delText>
          </w:r>
        </w:del>
      </w:ins>
      <w:del w:id="1340" w:author="Matty Kadosh" w:date="2015-08-01T16:20:00Z">
        <w:r w:rsidDel="009A169A">
          <w:delText>*/</w:delText>
        </w:r>
      </w:del>
    </w:p>
    <w:p w14:paraId="0D6E8EC0" w14:textId="453B4FB4" w:rsidR="00770F90" w:rsidDel="009A169A" w:rsidRDefault="00770F90" w:rsidP="00770F90">
      <w:pPr>
        <w:pStyle w:val="code"/>
        <w:rPr>
          <w:del w:id="1341" w:author="Matty Kadosh" w:date="2015-08-01T16:20:00Z"/>
        </w:rPr>
      </w:pPr>
      <w:del w:id="1342" w:author="Matty Kadosh" w:date="2015-08-01T16:20:00Z">
        <w:r w:rsidDel="009A169A">
          <w:delText xml:space="preserve">    SAI_</w:delText>
        </w:r>
        <w:r w:rsidR="009624D7" w:rsidDel="009A169A">
          <w:delText>INGRESS_PRIORITY_GROUP_ATTR_BUFFER</w:delText>
        </w:r>
        <w:r w:rsidDel="009A169A">
          <w:delText xml:space="preserve">_PROFILE, </w:delText>
        </w:r>
      </w:del>
    </w:p>
    <w:p w14:paraId="656720C2" w14:textId="0F6D7C58" w:rsidR="00770F90" w:rsidDel="009A169A" w:rsidRDefault="00770F90" w:rsidP="00770F90">
      <w:pPr>
        <w:pStyle w:val="code"/>
        <w:rPr>
          <w:del w:id="1343" w:author="Matty Kadosh" w:date="2015-08-01T16:20:00Z"/>
        </w:rPr>
      </w:pPr>
      <w:del w:id="1344" w:author="Matty Kadosh" w:date="2015-08-01T16:20:00Z">
        <w:r w:rsidDel="009A169A">
          <w:delText xml:space="preserve">    </w:delText>
        </w:r>
      </w:del>
    </w:p>
    <w:p w14:paraId="4060977B" w14:textId="7647E82C" w:rsidR="00770F90" w:rsidDel="009A169A" w:rsidRDefault="00770F90" w:rsidP="00770F90">
      <w:pPr>
        <w:pStyle w:val="code"/>
        <w:rPr>
          <w:del w:id="1345" w:author="Matty Kadosh" w:date="2015-08-01T16:20:00Z"/>
        </w:rPr>
      </w:pPr>
    </w:p>
    <w:p w14:paraId="54A01DD4" w14:textId="1330BD33" w:rsidR="00770F90" w:rsidDel="009A169A" w:rsidRDefault="00770F90" w:rsidP="00770F90">
      <w:pPr>
        <w:pStyle w:val="code"/>
        <w:rPr>
          <w:del w:id="1346" w:author="Matty Kadosh" w:date="2015-08-01T16:20:00Z"/>
        </w:rPr>
      </w:pPr>
      <w:del w:id="1347" w:author="Matty Kadosh" w:date="2015-08-01T16:20:00Z">
        <w:r w:rsidDel="009A169A">
          <w:delText xml:space="preserve">} </w:delText>
        </w:r>
        <w:r w:rsidRPr="001053E1" w:rsidDel="009A169A">
          <w:delText>sai_</w:delText>
        </w:r>
        <w:r w:rsidDel="009A169A">
          <w:delText>ingress_</w:delText>
        </w:r>
        <w:r w:rsidR="004E3E3F" w:rsidDel="009A169A">
          <w:delText>priority_group</w:delText>
        </w:r>
        <w:r w:rsidDel="009A169A">
          <w:delText>_attr</w:delText>
        </w:r>
        <w:r w:rsidRPr="001053E1" w:rsidDel="009A169A">
          <w:delText>_t;</w:delText>
        </w:r>
      </w:del>
    </w:p>
    <w:p w14:paraId="1DA5272F" w14:textId="4FD718C1" w:rsidR="00770F90" w:rsidRPr="001053E1" w:rsidDel="009A169A" w:rsidRDefault="00770F90" w:rsidP="00770F90">
      <w:pPr>
        <w:pStyle w:val="code"/>
        <w:rPr>
          <w:del w:id="1348" w:author="Matty Kadosh" w:date="2015-08-01T16:20:00Z"/>
        </w:rPr>
      </w:pPr>
    </w:p>
    <w:p w14:paraId="63DCEF64" w14:textId="09DD8C0B" w:rsidR="00770F90" w:rsidRPr="007C0B8D" w:rsidDel="009A169A" w:rsidRDefault="00770F90" w:rsidP="00770F90">
      <w:pPr>
        <w:pStyle w:val="code"/>
        <w:rPr>
          <w:del w:id="1349" w:author="Matty Kadosh" w:date="2015-08-01T16:20:00Z"/>
        </w:rPr>
      </w:pPr>
      <w:del w:id="1350" w:author="Matty Kadosh" w:date="2015-08-01T16:20:00Z">
        <w:r w:rsidRPr="007C0B8D" w:rsidDel="009A169A">
          <w:delText>* Routine Description:</w:delText>
        </w:r>
      </w:del>
    </w:p>
    <w:p w14:paraId="2DD8CDCF" w14:textId="62D9E24E" w:rsidR="00770F90" w:rsidRPr="007C0B8D" w:rsidDel="009A169A" w:rsidRDefault="00770F90" w:rsidP="00770F90">
      <w:pPr>
        <w:pStyle w:val="code"/>
        <w:rPr>
          <w:del w:id="1351" w:author="Matty Kadosh" w:date="2015-08-01T16:20:00Z"/>
        </w:rPr>
      </w:pPr>
      <w:del w:id="1352" w:author="Matty Kadosh" w:date="2015-08-01T16:20:00Z">
        <w:r w:rsidRPr="007C0B8D" w:rsidDel="009A169A">
          <w:delText xml:space="preserve">* set </w:delText>
        </w:r>
        <w:r w:rsidDel="009A169A">
          <w:delText xml:space="preserve">ingress </w:delText>
        </w:r>
        <w:r w:rsidR="001A48E9" w:rsidDel="009A169A">
          <w:delText>priority group</w:delText>
        </w:r>
        <w:r w:rsidDel="009A169A">
          <w:delText xml:space="preserve"> </w:delText>
        </w:r>
        <w:r w:rsidRPr="007C0B8D" w:rsidDel="009A169A">
          <w:delText>attributes.</w:delText>
        </w:r>
      </w:del>
    </w:p>
    <w:p w14:paraId="715C490D" w14:textId="5BCBB21C" w:rsidR="00770F90" w:rsidRPr="007C0B8D" w:rsidDel="009A169A" w:rsidRDefault="00770F90" w:rsidP="00770F90">
      <w:pPr>
        <w:pStyle w:val="code"/>
        <w:rPr>
          <w:del w:id="1353" w:author="Matty Kadosh" w:date="2015-08-01T16:20:00Z"/>
        </w:rPr>
      </w:pPr>
      <w:del w:id="1354" w:author="Matty Kadosh" w:date="2015-08-01T16:20:00Z">
        <w:r w:rsidRPr="007C0B8D" w:rsidDel="009A169A">
          <w:delText>* Arguments:</w:delText>
        </w:r>
      </w:del>
    </w:p>
    <w:p w14:paraId="7C6B632B" w14:textId="03569B44" w:rsidR="00770F90" w:rsidRPr="007C0B8D" w:rsidDel="009A169A" w:rsidRDefault="00770F90" w:rsidP="00770F90">
      <w:pPr>
        <w:pStyle w:val="code"/>
        <w:rPr>
          <w:del w:id="1355" w:author="Matty Kadosh" w:date="2015-08-01T16:20:00Z"/>
        </w:rPr>
      </w:pPr>
      <w:del w:id="1356" w:author="Matty Kadosh" w:date="2015-08-01T16:20:00Z">
        <w:r w:rsidDel="009A169A">
          <w:delText>* [in] ingress_</w:delText>
        </w:r>
        <w:r w:rsidR="001A48E9" w:rsidDel="009A169A">
          <w:delText>pg</w:delText>
        </w:r>
        <w:r w:rsidDel="009A169A">
          <w:delText xml:space="preserve">_id – </w:delText>
        </w:r>
        <w:r w:rsidR="001A48E9" w:rsidDel="009A169A">
          <w:delText xml:space="preserve">ingress priority group </w:delText>
        </w:r>
        <w:r w:rsidRPr="007C0B8D" w:rsidDel="009A169A">
          <w:delText xml:space="preserve">id </w:delText>
        </w:r>
      </w:del>
    </w:p>
    <w:p w14:paraId="3EC854BE" w14:textId="351BA9DE" w:rsidR="00770F90" w:rsidDel="009A169A" w:rsidRDefault="00770F90" w:rsidP="00770F90">
      <w:pPr>
        <w:pStyle w:val="code"/>
        <w:rPr>
          <w:del w:id="1357" w:author="Matty Kadosh" w:date="2015-08-01T16:20:00Z"/>
        </w:rPr>
      </w:pPr>
      <w:del w:id="1358"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14:paraId="2667DB0F" w14:textId="38862677" w:rsidR="00770F90" w:rsidRPr="007C0B8D" w:rsidDel="009A169A" w:rsidRDefault="00770F90" w:rsidP="00770F90">
      <w:pPr>
        <w:pStyle w:val="code"/>
        <w:rPr>
          <w:del w:id="1359" w:author="Matty Kadosh" w:date="2015-08-01T16:20:00Z"/>
        </w:rPr>
      </w:pPr>
      <w:del w:id="1360" w:author="Matty Kadosh" w:date="2015-08-01T16:20:00Z">
        <w:r w:rsidDel="009A169A">
          <w:delText>* [in]</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14:paraId="794BA6B6" w14:textId="0D7E6A1E" w:rsidR="00770F90" w:rsidRPr="007C0B8D" w:rsidDel="009A169A" w:rsidRDefault="00770F90" w:rsidP="00770F90">
      <w:pPr>
        <w:pStyle w:val="code"/>
        <w:rPr>
          <w:del w:id="1361" w:author="Matty Kadosh" w:date="2015-08-01T16:20:00Z"/>
        </w:rPr>
      </w:pPr>
      <w:del w:id="1362" w:author="Matty Kadosh" w:date="2015-08-01T16:20:00Z">
        <w:r w:rsidRPr="007C0B8D" w:rsidDel="009A169A">
          <w:delText>*</w:delText>
        </w:r>
      </w:del>
    </w:p>
    <w:p w14:paraId="66479345" w14:textId="45B9ADEE" w:rsidR="00770F90" w:rsidRPr="007C0B8D" w:rsidDel="009A169A" w:rsidRDefault="00770F90" w:rsidP="00770F90">
      <w:pPr>
        <w:pStyle w:val="code"/>
        <w:rPr>
          <w:del w:id="1363" w:author="Matty Kadosh" w:date="2015-08-01T16:20:00Z"/>
        </w:rPr>
      </w:pPr>
      <w:del w:id="1364" w:author="Matty Kadosh" w:date="2015-08-01T16:20:00Z">
        <w:r w:rsidRPr="007C0B8D" w:rsidDel="009A169A">
          <w:delText>* Return Values:</w:delText>
        </w:r>
      </w:del>
    </w:p>
    <w:p w14:paraId="62E9A158" w14:textId="7F5263AA" w:rsidR="00770F90" w:rsidRPr="007C0B8D" w:rsidDel="009A169A" w:rsidRDefault="00770F90" w:rsidP="00770F90">
      <w:pPr>
        <w:pStyle w:val="code"/>
        <w:rPr>
          <w:del w:id="1365" w:author="Matty Kadosh" w:date="2015-08-01T16:20:00Z"/>
        </w:rPr>
      </w:pPr>
      <w:del w:id="1366" w:author="Matty Kadosh" w:date="2015-08-01T16:20:00Z">
        <w:r w:rsidRPr="007C0B8D" w:rsidDel="009A169A">
          <w:delText>* SAI_STATUS_SUCCESS on success</w:delText>
        </w:r>
      </w:del>
    </w:p>
    <w:p w14:paraId="37DFA0A9" w14:textId="5735D01C" w:rsidR="00770F90" w:rsidRPr="007C0B8D" w:rsidDel="009A169A" w:rsidRDefault="00770F90" w:rsidP="00770F90">
      <w:pPr>
        <w:pStyle w:val="code"/>
        <w:rPr>
          <w:del w:id="1367" w:author="Matty Kadosh" w:date="2015-08-01T16:20:00Z"/>
        </w:rPr>
      </w:pPr>
      <w:del w:id="1368" w:author="Matty Kadosh" w:date="2015-08-01T16:20:00Z">
        <w:r w:rsidRPr="007C0B8D" w:rsidDel="009A169A">
          <w:delText>* Failure status code on error</w:delText>
        </w:r>
      </w:del>
    </w:p>
    <w:p w14:paraId="19233842" w14:textId="467DB736" w:rsidR="00770F90" w:rsidRPr="007C0B8D" w:rsidDel="009A169A" w:rsidRDefault="00770F90" w:rsidP="00770F90">
      <w:pPr>
        <w:pStyle w:val="code"/>
        <w:rPr>
          <w:del w:id="1369" w:author="Matty Kadosh" w:date="2015-08-01T16:20:00Z"/>
        </w:rPr>
      </w:pPr>
      <w:del w:id="1370" w:author="Matty Kadosh" w:date="2015-08-01T16:20:00Z">
        <w:r w:rsidRPr="007C0B8D" w:rsidDel="009A169A">
          <w:delText>*/</w:delText>
        </w:r>
      </w:del>
    </w:p>
    <w:p w14:paraId="7731ECAD" w14:textId="14D52C9C" w:rsidR="00770F90" w:rsidDel="009A169A" w:rsidRDefault="00770F90" w:rsidP="00770F90">
      <w:pPr>
        <w:pStyle w:val="code"/>
        <w:rPr>
          <w:del w:id="1371" w:author="Matty Kadosh" w:date="2015-08-01T16:20:00Z"/>
        </w:rPr>
      </w:pPr>
      <w:del w:id="1372" w:author="Matty Kadosh" w:date="2015-08-01T16:20:00Z">
        <w:r w:rsidRPr="007C0B8D" w:rsidDel="009A169A">
          <w:delText>typede</w:delText>
        </w:r>
        <w:r w:rsidDel="009A169A">
          <w:delText>f sai_status_t (*sai_set_ingress_</w:delText>
        </w:r>
        <w:r w:rsidR="004E3E3F" w:rsidDel="009A169A">
          <w:delText>priority_group</w:delText>
        </w:r>
        <w:r w:rsidDel="009A169A">
          <w:delText>_</w:delText>
        </w:r>
        <w:r w:rsidRPr="007C0B8D" w:rsidDel="009A169A">
          <w:delText>attr_fn)(</w:delText>
        </w:r>
      </w:del>
    </w:p>
    <w:p w14:paraId="5151AB99" w14:textId="6AE68FBA" w:rsidR="00770F90" w:rsidDel="009A169A" w:rsidRDefault="00770F90" w:rsidP="00770F90">
      <w:pPr>
        <w:pStyle w:val="code"/>
        <w:rPr>
          <w:del w:id="1373" w:author="Matty Kadosh" w:date="2015-08-01T16:20:00Z"/>
        </w:rPr>
      </w:pPr>
      <w:del w:id="1374" w:author="Matty Kadosh" w:date="2015-08-01T16:20:00Z">
        <w:r w:rsidDel="009A169A">
          <w:delText xml:space="preserve">      </w:delText>
        </w:r>
        <w:r w:rsidDel="009A169A">
          <w:tab/>
        </w:r>
        <w:r w:rsidDel="009A169A">
          <w:tab/>
        </w:r>
        <w:r w:rsidDel="009A169A">
          <w:tab/>
          <w:delText xml:space="preserve"> _</w:delText>
        </w:r>
      </w:del>
      <w:ins w:id="1375" w:author="Guohan Lu" w:date="2015-05-18T10:55:00Z">
        <w:del w:id="1376" w:author="Matty Kadosh" w:date="2015-08-01T16:20:00Z">
          <w:r w:rsidR="00156250" w:rsidDel="009A169A">
            <w:delText>I</w:delText>
          </w:r>
        </w:del>
      </w:ins>
      <w:del w:id="1377" w:author="Matty Kadosh" w:date="2015-08-01T16:20:00Z">
        <w:r w:rsidDel="009A169A">
          <w:delText>in_ sai_object_id_t</w:delText>
        </w:r>
        <w:r w:rsidRPr="00EE6E17" w:rsidDel="009A169A">
          <w:delText xml:space="preserve"> </w:delText>
        </w:r>
        <w:r w:rsidR="001A48E9" w:rsidDel="009A169A">
          <w:delText xml:space="preserve"> ingress_pg_id</w:delText>
        </w:r>
        <w:r w:rsidDel="009A169A">
          <w:delText>,</w:delText>
        </w:r>
      </w:del>
    </w:p>
    <w:p w14:paraId="4530E513" w14:textId="5341DA03" w:rsidR="00770F90" w:rsidDel="009A169A" w:rsidRDefault="00770F90" w:rsidP="00770F90">
      <w:pPr>
        <w:pStyle w:val="code"/>
        <w:rPr>
          <w:del w:id="1378" w:author="Matty Kadosh" w:date="2015-08-01T16:20:00Z"/>
        </w:rPr>
      </w:pPr>
      <w:del w:id="1379" w:author="Matty Kadosh" w:date="2015-08-01T16:20:00Z">
        <w:r w:rsidDel="009A169A">
          <w:delText xml:space="preserve">    </w:delText>
        </w:r>
        <w:r w:rsidDel="009A169A">
          <w:tab/>
        </w:r>
        <w:r w:rsidDel="009A169A">
          <w:tab/>
          <w:delText xml:space="preserve"> </w:delText>
        </w:r>
        <w:r w:rsidDel="009A169A">
          <w:tab/>
          <w:delText xml:space="preserve"> _In_ </w:delText>
        </w:r>
      </w:del>
      <w:ins w:id="1380" w:author="Guohan Lu" w:date="2015-05-18T10:55:00Z">
        <w:del w:id="1381" w:author="Matty Kadosh" w:date="2015-08-01T16:20:00Z">
          <w:r w:rsidR="008250A7" w:rsidDel="009A169A">
            <w:delText xml:space="preserve">const </w:delText>
          </w:r>
        </w:del>
      </w:ins>
      <w:del w:id="1382" w:author="Matty Kadosh" w:date="2015-08-01T16:20:00Z">
        <w:r w:rsidDel="009A169A">
          <w:delText>sai_attr_t * attr);</w:delText>
        </w:r>
      </w:del>
    </w:p>
    <w:p w14:paraId="7FD0D13B" w14:textId="20558779" w:rsidR="00770F90" w:rsidDel="009A169A" w:rsidRDefault="00770F90" w:rsidP="00770F90">
      <w:pPr>
        <w:pStyle w:val="code"/>
        <w:rPr>
          <w:del w:id="1383" w:author="Matty Kadosh" w:date="2015-08-01T16:20:00Z"/>
        </w:rPr>
      </w:pPr>
      <w:del w:id="1384" w:author="Matty Kadosh" w:date="2015-08-01T16:20:00Z">
        <w:r w:rsidDel="009A169A">
          <w:delText>);</w:delText>
        </w:r>
      </w:del>
    </w:p>
    <w:p w14:paraId="08F7C1A4" w14:textId="0C3AF365" w:rsidR="00770F90" w:rsidDel="009A169A" w:rsidRDefault="00770F90" w:rsidP="00770F90">
      <w:pPr>
        <w:pStyle w:val="code"/>
        <w:rPr>
          <w:del w:id="1385" w:author="Matty Kadosh" w:date="2015-08-01T16:20:00Z"/>
        </w:rPr>
      </w:pPr>
    </w:p>
    <w:p w14:paraId="23CC7823" w14:textId="4C981347" w:rsidR="00770F90" w:rsidRPr="007C0B8D" w:rsidDel="009A169A" w:rsidRDefault="00770F90" w:rsidP="00770F90">
      <w:pPr>
        <w:pStyle w:val="code"/>
        <w:rPr>
          <w:del w:id="1386" w:author="Matty Kadosh" w:date="2015-08-01T16:20:00Z"/>
        </w:rPr>
      </w:pPr>
      <w:del w:id="1387" w:author="Matty Kadosh" w:date="2015-08-01T16:20:00Z">
        <w:r w:rsidRPr="007C0B8D" w:rsidDel="009A169A">
          <w:delText>/*</w:delText>
        </w:r>
      </w:del>
    </w:p>
    <w:p w14:paraId="76299C18" w14:textId="01285D5E" w:rsidR="00770F90" w:rsidRPr="007C0B8D" w:rsidDel="009A169A" w:rsidRDefault="00770F90" w:rsidP="00770F90">
      <w:pPr>
        <w:pStyle w:val="code"/>
        <w:rPr>
          <w:del w:id="1388" w:author="Matty Kadosh" w:date="2015-08-01T16:20:00Z"/>
        </w:rPr>
      </w:pPr>
      <w:del w:id="1389" w:author="Matty Kadosh" w:date="2015-08-01T16:20:00Z">
        <w:r w:rsidRPr="007C0B8D" w:rsidDel="009A169A">
          <w:delText>* Routine Description:</w:delText>
        </w:r>
      </w:del>
    </w:p>
    <w:p w14:paraId="35564C91" w14:textId="66D31852" w:rsidR="00770F90" w:rsidRPr="007C0B8D" w:rsidDel="009A169A" w:rsidRDefault="00770F90" w:rsidP="00770F90">
      <w:pPr>
        <w:pStyle w:val="code"/>
        <w:rPr>
          <w:del w:id="1390" w:author="Matty Kadosh" w:date="2015-08-01T16:20:00Z"/>
        </w:rPr>
      </w:pPr>
      <w:del w:id="1391" w:author="Matty Kadosh" w:date="2015-08-01T16:20:00Z">
        <w:r w:rsidDel="009A169A">
          <w:delText>* get</w:delText>
        </w:r>
        <w:r w:rsidRPr="007C0B8D" w:rsidDel="009A169A">
          <w:delText xml:space="preserve"> </w:delText>
        </w:r>
        <w:r w:rsidR="001A48E9" w:rsidDel="009A169A">
          <w:delText xml:space="preserve">ingress priority group </w:delText>
        </w:r>
        <w:r w:rsidRPr="007C0B8D" w:rsidDel="009A169A">
          <w:delText>attributes.</w:delText>
        </w:r>
      </w:del>
    </w:p>
    <w:p w14:paraId="4AC4164A" w14:textId="4B5902AA" w:rsidR="00770F90" w:rsidRPr="007C0B8D" w:rsidDel="009A169A" w:rsidRDefault="00770F90" w:rsidP="00770F90">
      <w:pPr>
        <w:pStyle w:val="code"/>
        <w:rPr>
          <w:del w:id="1392" w:author="Matty Kadosh" w:date="2015-08-01T16:20:00Z"/>
        </w:rPr>
      </w:pPr>
      <w:del w:id="1393" w:author="Matty Kadosh" w:date="2015-08-01T16:20:00Z">
        <w:r w:rsidRPr="007C0B8D" w:rsidDel="009A169A">
          <w:delText>* Arguments:</w:delText>
        </w:r>
      </w:del>
    </w:p>
    <w:p w14:paraId="5F97F6E3" w14:textId="6075AF50" w:rsidR="00770F90" w:rsidRPr="007C0B8D" w:rsidDel="009A169A" w:rsidRDefault="00770F90">
      <w:pPr>
        <w:pStyle w:val="code"/>
        <w:rPr>
          <w:del w:id="1394" w:author="Matty Kadosh" w:date="2015-08-01T16:20:00Z"/>
        </w:rPr>
      </w:pPr>
      <w:del w:id="1395" w:author="Matty Kadosh" w:date="2015-08-01T16:20:00Z">
        <w:r w:rsidDel="009A169A">
          <w:delText xml:space="preserve">* [in] </w:delText>
        </w:r>
        <w:r w:rsidR="001A48E9" w:rsidDel="009A169A">
          <w:delText xml:space="preserve">ingress_pg_id – ingress priority group </w:delText>
        </w:r>
        <w:r w:rsidR="001A48E9" w:rsidRPr="007C0B8D" w:rsidDel="009A169A">
          <w:delText xml:space="preserve">id </w:delText>
        </w:r>
      </w:del>
    </w:p>
    <w:p w14:paraId="63E752C8" w14:textId="1B6C2EF0" w:rsidR="00770F90" w:rsidDel="009A169A" w:rsidRDefault="00770F90" w:rsidP="00770F90">
      <w:pPr>
        <w:pStyle w:val="code"/>
        <w:rPr>
          <w:del w:id="1396" w:author="Matty Kadosh" w:date="2015-08-01T16:20:00Z"/>
        </w:rPr>
      </w:pPr>
      <w:del w:id="1397"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14:paraId="3C5FA736" w14:textId="33120277" w:rsidR="00770F90" w:rsidRPr="007C0B8D" w:rsidDel="009A169A" w:rsidRDefault="00770F90" w:rsidP="00770F90">
      <w:pPr>
        <w:pStyle w:val="code"/>
        <w:rPr>
          <w:del w:id="1398" w:author="Matty Kadosh" w:date="2015-08-01T16:20:00Z"/>
        </w:rPr>
      </w:pPr>
      <w:del w:id="1399" w:author="Matty Kadosh" w:date="2015-08-01T16:20:00Z">
        <w:r w:rsidDel="009A169A">
          <w:delText>* [out]</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14:paraId="3C9E9351" w14:textId="54F550A4" w:rsidR="00770F90" w:rsidRPr="007C0B8D" w:rsidDel="009A169A" w:rsidRDefault="00770F90" w:rsidP="00770F90">
      <w:pPr>
        <w:pStyle w:val="code"/>
        <w:rPr>
          <w:del w:id="1400" w:author="Matty Kadosh" w:date="2015-08-01T16:20:00Z"/>
        </w:rPr>
      </w:pPr>
      <w:del w:id="1401" w:author="Matty Kadosh" w:date="2015-08-01T16:20:00Z">
        <w:r w:rsidRPr="007C0B8D" w:rsidDel="009A169A">
          <w:delText>*</w:delText>
        </w:r>
      </w:del>
    </w:p>
    <w:p w14:paraId="2A8655F5" w14:textId="6223935F" w:rsidR="00770F90" w:rsidRPr="007C0B8D" w:rsidDel="009A169A" w:rsidRDefault="00770F90" w:rsidP="00770F90">
      <w:pPr>
        <w:pStyle w:val="code"/>
        <w:rPr>
          <w:del w:id="1402" w:author="Matty Kadosh" w:date="2015-08-01T16:20:00Z"/>
        </w:rPr>
      </w:pPr>
      <w:del w:id="1403" w:author="Matty Kadosh" w:date="2015-08-01T16:20:00Z">
        <w:r w:rsidRPr="007C0B8D" w:rsidDel="009A169A">
          <w:delText>* Return Values:</w:delText>
        </w:r>
      </w:del>
    </w:p>
    <w:p w14:paraId="7E9C4F13" w14:textId="09D97DA7" w:rsidR="00770F90" w:rsidRPr="007C0B8D" w:rsidDel="009A169A" w:rsidRDefault="00770F90" w:rsidP="00770F90">
      <w:pPr>
        <w:pStyle w:val="code"/>
        <w:rPr>
          <w:del w:id="1404" w:author="Matty Kadosh" w:date="2015-08-01T16:20:00Z"/>
        </w:rPr>
      </w:pPr>
      <w:del w:id="1405" w:author="Matty Kadosh" w:date="2015-08-01T16:20:00Z">
        <w:r w:rsidRPr="007C0B8D" w:rsidDel="009A169A">
          <w:delText>* SAI_STATUS_SUCCESS on success</w:delText>
        </w:r>
      </w:del>
    </w:p>
    <w:p w14:paraId="4D927926" w14:textId="77B636D9" w:rsidR="00770F90" w:rsidRPr="007C0B8D" w:rsidDel="009A169A" w:rsidRDefault="00770F90" w:rsidP="00770F90">
      <w:pPr>
        <w:pStyle w:val="code"/>
        <w:rPr>
          <w:del w:id="1406" w:author="Matty Kadosh" w:date="2015-08-01T16:20:00Z"/>
        </w:rPr>
      </w:pPr>
      <w:del w:id="1407" w:author="Matty Kadosh" w:date="2015-08-01T16:20:00Z">
        <w:r w:rsidRPr="007C0B8D" w:rsidDel="009A169A">
          <w:delText>* Failure status code on error</w:delText>
        </w:r>
      </w:del>
    </w:p>
    <w:p w14:paraId="073E7A5B" w14:textId="2463121A" w:rsidR="00770F90" w:rsidRPr="007C0B8D" w:rsidDel="009A169A" w:rsidRDefault="00770F90" w:rsidP="00770F90">
      <w:pPr>
        <w:pStyle w:val="code"/>
        <w:rPr>
          <w:del w:id="1408" w:author="Matty Kadosh" w:date="2015-08-01T16:20:00Z"/>
        </w:rPr>
      </w:pPr>
      <w:del w:id="1409" w:author="Matty Kadosh" w:date="2015-08-01T16:20:00Z">
        <w:r w:rsidRPr="007C0B8D" w:rsidDel="009A169A">
          <w:delText>*/</w:delText>
        </w:r>
      </w:del>
    </w:p>
    <w:p w14:paraId="02E8967B" w14:textId="042133B4" w:rsidR="00770F90" w:rsidDel="009A169A" w:rsidRDefault="00770F90">
      <w:pPr>
        <w:pStyle w:val="code"/>
        <w:rPr>
          <w:del w:id="1410" w:author="Matty Kadosh" w:date="2015-08-01T16:20:00Z"/>
        </w:rPr>
      </w:pPr>
      <w:del w:id="1411" w:author="Matty Kadosh" w:date="2015-08-01T16:20:00Z">
        <w:r w:rsidDel="009A169A">
          <w:delText>typedef sai_status_t (*sai_g</w:delText>
        </w:r>
        <w:r w:rsidRPr="007C0B8D" w:rsidDel="009A169A">
          <w:delText>et_</w:delText>
        </w:r>
        <w:r w:rsidR="001A48E9" w:rsidDel="009A169A">
          <w:delText xml:space="preserve">ingress_priority_group </w:delText>
        </w:r>
        <w:r w:rsidR="00A50640" w:rsidDel="009A169A">
          <w:delText>_attr</w:delText>
        </w:r>
        <w:r w:rsidRPr="007C0B8D" w:rsidDel="009A169A">
          <w:delText>_fn)(</w:delText>
        </w:r>
      </w:del>
    </w:p>
    <w:p w14:paraId="2FE1A09C" w14:textId="24CC9884" w:rsidR="00770F90" w:rsidDel="009A169A" w:rsidRDefault="00770F90" w:rsidP="00770F90">
      <w:pPr>
        <w:pStyle w:val="code"/>
        <w:rPr>
          <w:del w:id="1412" w:author="Matty Kadosh" w:date="2015-08-01T16:20:00Z"/>
        </w:rPr>
      </w:pPr>
      <w:del w:id="1413" w:author="Matty Kadosh" w:date="2015-08-01T16:20:00Z">
        <w:r w:rsidDel="009A169A">
          <w:delText xml:space="preserve">      </w:delText>
        </w:r>
        <w:r w:rsidDel="009A169A">
          <w:tab/>
        </w:r>
        <w:r w:rsidDel="009A169A">
          <w:tab/>
        </w:r>
        <w:r w:rsidDel="009A169A">
          <w:tab/>
          <w:delText xml:space="preserve"> _</w:delText>
        </w:r>
      </w:del>
      <w:ins w:id="1414" w:author="Guohan Lu" w:date="2015-05-18T10:55:00Z">
        <w:del w:id="1415" w:author="Matty Kadosh" w:date="2015-08-01T16:20:00Z">
          <w:r w:rsidR="00156250" w:rsidDel="009A169A">
            <w:delText>I</w:delText>
          </w:r>
        </w:del>
      </w:ins>
      <w:del w:id="1416" w:author="Matty Kadosh" w:date="2015-08-01T16:20:00Z">
        <w:r w:rsidDel="009A169A">
          <w:delText>in_ sai_object_id_t*</w:delText>
        </w:r>
        <w:r w:rsidRPr="00EE6E17" w:rsidDel="009A169A">
          <w:delText xml:space="preserve"> </w:delText>
        </w:r>
        <w:r w:rsidDel="009A169A">
          <w:delText>ingress_</w:delText>
        </w:r>
        <w:r w:rsidR="001A48E9" w:rsidDel="009A169A">
          <w:delText>pg</w:delText>
        </w:r>
        <w:r w:rsidDel="009A169A">
          <w:delText>_id,</w:delText>
        </w:r>
      </w:del>
    </w:p>
    <w:p w14:paraId="7DDB55CA" w14:textId="5803D42C" w:rsidR="00770F90" w:rsidDel="009A169A" w:rsidRDefault="00770F90" w:rsidP="00770F90">
      <w:pPr>
        <w:pStyle w:val="code"/>
        <w:rPr>
          <w:del w:id="1417" w:author="Matty Kadosh" w:date="2015-08-01T16:20:00Z"/>
        </w:rPr>
      </w:pPr>
      <w:del w:id="1418" w:author="Matty Kadosh" w:date="2015-08-01T16:20:00Z">
        <w:r w:rsidDel="009A169A">
          <w:delText xml:space="preserve">    </w:delText>
        </w:r>
        <w:r w:rsidDel="009A169A">
          <w:tab/>
        </w:r>
        <w:r w:rsidDel="009A169A">
          <w:tab/>
        </w:r>
        <w:r w:rsidDel="009A169A">
          <w:tab/>
          <w:delText xml:space="preserve"> _In_ int attr_count,</w:delText>
        </w:r>
      </w:del>
    </w:p>
    <w:p w14:paraId="62772469" w14:textId="25EF7C1F" w:rsidR="00770F90" w:rsidDel="009A169A" w:rsidRDefault="00770F90" w:rsidP="00770F90">
      <w:pPr>
        <w:pStyle w:val="code"/>
        <w:rPr>
          <w:del w:id="1419" w:author="Matty Kadosh" w:date="2015-08-01T16:20:00Z"/>
        </w:rPr>
      </w:pPr>
      <w:del w:id="1420" w:author="Matty Kadosh" w:date="2015-08-01T16:20:00Z">
        <w:r w:rsidDel="009A169A">
          <w:delText xml:space="preserve">    </w:delText>
        </w:r>
        <w:r w:rsidDel="009A169A">
          <w:tab/>
        </w:r>
        <w:r w:rsidDel="009A169A">
          <w:tab/>
          <w:delText xml:space="preserve"> </w:delText>
        </w:r>
        <w:r w:rsidDel="009A169A">
          <w:tab/>
          <w:delText xml:space="preserve"> _out_ sai_attr_t * attr_list </w:delText>
        </w:r>
      </w:del>
    </w:p>
    <w:p w14:paraId="0FBCBE11" w14:textId="6F796675" w:rsidR="00770F90" w:rsidDel="009A169A" w:rsidRDefault="00770F90" w:rsidP="00770F90">
      <w:pPr>
        <w:pStyle w:val="code"/>
        <w:rPr>
          <w:del w:id="1421" w:author="Matty Kadosh" w:date="2015-08-01T16:20:00Z"/>
        </w:rPr>
      </w:pPr>
      <w:del w:id="1422" w:author="Matty Kadosh" w:date="2015-08-01T16:20:00Z">
        <w:r w:rsidDel="009A169A">
          <w:delText>);</w:delText>
        </w:r>
      </w:del>
    </w:p>
    <w:p w14:paraId="56D4578F" w14:textId="1F5C955C" w:rsidR="00770F90" w:rsidDel="009A169A" w:rsidRDefault="00770F90" w:rsidP="00770F90">
      <w:pPr>
        <w:pStyle w:val="code"/>
        <w:rPr>
          <w:del w:id="1423" w:author="Matty Kadosh" w:date="2015-08-01T16:20:00Z"/>
        </w:rPr>
      </w:pPr>
    </w:p>
    <w:p w14:paraId="2B2FEA6F" w14:textId="3DDAB1D4" w:rsidR="00770F90" w:rsidDel="009A169A" w:rsidRDefault="00770F90" w:rsidP="00770F90">
      <w:pPr>
        <w:pStyle w:val="code"/>
        <w:rPr>
          <w:del w:id="1424" w:author="Matty Kadosh" w:date="2015-08-01T16:20:00Z"/>
        </w:rPr>
      </w:pPr>
    </w:p>
    <w:p w14:paraId="684163DC" w14:textId="09E4EFD4" w:rsidR="00770F90" w:rsidRPr="00770F90" w:rsidDel="009A169A" w:rsidRDefault="00770F90" w:rsidP="00770F90">
      <w:pPr>
        <w:rPr>
          <w:del w:id="1425" w:author="Matty Kadosh" w:date="2015-08-01T16:20:00Z"/>
        </w:rPr>
      </w:pPr>
    </w:p>
    <w:p w14:paraId="2FA0F053" w14:textId="2ED15B61" w:rsidR="00B51BB7" w:rsidRPr="00B51BB7" w:rsidDel="009A169A" w:rsidRDefault="00B51BB7" w:rsidP="00B51BB7">
      <w:pPr>
        <w:rPr>
          <w:del w:id="1426" w:author="Matty Kadosh" w:date="2015-08-01T16:20:00Z"/>
        </w:rPr>
      </w:pPr>
    </w:p>
    <w:p w14:paraId="4C306E3A" w14:textId="6C1255FC" w:rsidR="00464E4A" w:rsidRPr="00464E4A" w:rsidDel="009A169A" w:rsidRDefault="00B51BB7" w:rsidP="007C0B8D">
      <w:pPr>
        <w:pStyle w:val="Heading2"/>
        <w:rPr>
          <w:del w:id="1427" w:author="Matty Kadosh" w:date="2015-08-01T16:20:00Z"/>
        </w:rPr>
      </w:pPr>
      <w:del w:id="1428" w:author="Matty Kadosh" w:date="2015-08-01T16:20:00Z">
        <w:r w:rsidDel="009A169A">
          <w:delText xml:space="preserve">Buffer </w:delText>
        </w:r>
        <w:r w:rsidR="00E263B6" w:rsidDel="009A169A">
          <w:delText>pool</w:delText>
        </w:r>
        <w:r w:rsidDel="009A169A">
          <w:delText xml:space="preserve"> configuration</w:delText>
        </w:r>
        <w:r w:rsidR="00464E4A" w:rsidDel="009A169A">
          <w:delText xml:space="preserve"> </w:delText>
        </w:r>
      </w:del>
    </w:p>
    <w:p w14:paraId="79018B3F" w14:textId="167990D2" w:rsidR="005C2C13" w:rsidDel="009A169A" w:rsidRDefault="005C2C13" w:rsidP="00C82EF0">
      <w:pPr>
        <w:pStyle w:val="code"/>
        <w:rPr>
          <w:del w:id="1429" w:author="Matty Kadosh" w:date="2015-08-01T16:20:00Z"/>
        </w:rPr>
      </w:pPr>
    </w:p>
    <w:p w14:paraId="4B47EA78" w14:textId="50B58DE6" w:rsidR="005C2C13" w:rsidDel="009A169A" w:rsidRDefault="005C2C13" w:rsidP="00C82EF0">
      <w:pPr>
        <w:pStyle w:val="code"/>
        <w:rPr>
          <w:del w:id="1430" w:author="Matty Kadosh" w:date="2015-08-01T16:20:00Z"/>
        </w:rPr>
      </w:pPr>
    </w:p>
    <w:p w14:paraId="20FADDBB" w14:textId="4C38C0E8" w:rsidR="00F959CF" w:rsidRPr="001053E1" w:rsidDel="009A169A" w:rsidRDefault="00F959CF" w:rsidP="00C82EF0">
      <w:pPr>
        <w:pStyle w:val="code"/>
        <w:rPr>
          <w:del w:id="1431" w:author="Matty Kadosh" w:date="2015-08-01T16:20:00Z"/>
        </w:rPr>
      </w:pPr>
      <w:del w:id="1432" w:author="Matty Kadosh" w:date="2015-08-01T16:20:00Z">
        <w:r w:rsidRPr="001053E1" w:rsidDel="009A169A">
          <w:delText>typedef enum _sai_</w:delText>
        </w:r>
        <w:r w:rsidDel="009A169A">
          <w:delText>buffer</w:delText>
        </w:r>
        <w:r w:rsidRPr="001053E1" w:rsidDel="009A169A">
          <w:delText>_</w:delText>
        </w:r>
        <w:r w:rsidR="00E263B6" w:rsidDel="009A169A">
          <w:delText>pool</w:delText>
        </w:r>
        <w:r w:rsidR="00FD2BB7" w:rsidDel="009A169A">
          <w:delText>_</w:delText>
        </w:r>
        <w:r w:rsidR="00E7119B" w:rsidDel="009A169A">
          <w:delText>type</w:delText>
        </w:r>
        <w:r w:rsidDel="009A169A">
          <w:delText>_</w:delText>
        </w:r>
        <w:r w:rsidRPr="001053E1" w:rsidDel="009A169A">
          <w:delText>t</w:delText>
        </w:r>
      </w:del>
    </w:p>
    <w:p w14:paraId="53190422" w14:textId="384D6FF4" w:rsidR="00F959CF" w:rsidRPr="001053E1" w:rsidDel="009A169A" w:rsidRDefault="00F959CF" w:rsidP="00C82EF0">
      <w:pPr>
        <w:pStyle w:val="code"/>
        <w:rPr>
          <w:del w:id="1433" w:author="Matty Kadosh" w:date="2015-08-01T16:20:00Z"/>
        </w:rPr>
      </w:pPr>
      <w:del w:id="1434" w:author="Matty Kadosh" w:date="2015-08-01T16:20:00Z">
        <w:r w:rsidRPr="001053E1" w:rsidDel="009A169A">
          <w:delText>{</w:delText>
        </w:r>
      </w:del>
    </w:p>
    <w:p w14:paraId="01C064D9" w14:textId="12B28655" w:rsidR="00F959CF" w:rsidRPr="001053E1" w:rsidDel="009A169A" w:rsidRDefault="00F959CF" w:rsidP="00C82EF0">
      <w:pPr>
        <w:pStyle w:val="code"/>
        <w:rPr>
          <w:del w:id="1435" w:author="Matty Kadosh" w:date="2015-08-01T16:20:00Z"/>
        </w:rPr>
      </w:pPr>
      <w:del w:id="1436" w:author="Matty Kadosh" w:date="2015-08-01T16:20:00Z">
        <w:r w:rsidRPr="001053E1" w:rsidDel="009A169A">
          <w:delText xml:space="preserve">    /* Ingress </w:delText>
        </w:r>
        <w:r w:rsidDel="009A169A">
          <w:delText>buffer</w:delText>
        </w:r>
      </w:del>
      <w:ins w:id="1437" w:author="Guohan Lu" w:date="2015-05-18T11:01:00Z">
        <w:del w:id="1438" w:author="Matty Kadosh" w:date="2015-08-01T16:20:00Z">
          <w:r w:rsidR="00EB04E6" w:rsidDel="009A169A">
            <w:delText xml:space="preserve"> pool</w:delText>
          </w:r>
        </w:del>
      </w:ins>
      <w:del w:id="1439" w:author="Matty Kadosh" w:date="2015-08-01T16:20:00Z">
        <w:r w:rsidDel="009A169A">
          <w:delText xml:space="preserve">s </w:delText>
        </w:r>
        <w:r w:rsidRPr="001053E1" w:rsidDel="009A169A">
          <w:delText>*/</w:delText>
        </w:r>
      </w:del>
    </w:p>
    <w:p w14:paraId="4CE979CD" w14:textId="1EC8226A" w:rsidR="007F5BFC" w:rsidDel="009A169A" w:rsidRDefault="00F959CF" w:rsidP="009624D7">
      <w:pPr>
        <w:pStyle w:val="code"/>
        <w:ind w:firstLine="405"/>
        <w:rPr>
          <w:del w:id="1440" w:author="Matty Kadosh" w:date="2015-08-01T16:20:00Z"/>
        </w:rPr>
      </w:pPr>
      <w:del w:id="1441" w:author="Matty Kadosh" w:date="2015-08-01T16:20:00Z">
        <w:r w:rsidRPr="001053E1" w:rsidDel="009A169A">
          <w:delText>SAI_</w:delText>
        </w:r>
        <w:r w:rsidDel="009A169A">
          <w:delText>BUFFER</w:delText>
        </w:r>
        <w:r w:rsidRPr="001053E1" w:rsidDel="009A169A">
          <w:delText>_</w:delText>
        </w:r>
        <w:r w:rsidR="00E263B6" w:rsidDel="009A169A">
          <w:delText>POOL</w:delText>
        </w:r>
        <w:r w:rsidDel="009A169A">
          <w:delText>_INGRESS,</w:delText>
        </w:r>
      </w:del>
    </w:p>
    <w:p w14:paraId="33F28451" w14:textId="7EDD026A" w:rsidR="00F959CF" w:rsidRPr="001053E1" w:rsidDel="009A169A" w:rsidRDefault="00F959CF" w:rsidP="009624D7">
      <w:pPr>
        <w:pStyle w:val="code"/>
        <w:ind w:firstLine="405"/>
        <w:rPr>
          <w:del w:id="1442" w:author="Matty Kadosh" w:date="2015-08-01T16:20:00Z"/>
        </w:rPr>
      </w:pPr>
    </w:p>
    <w:p w14:paraId="79CAF5E8" w14:textId="7002A2CF" w:rsidR="007F5BFC" w:rsidRPr="001053E1" w:rsidDel="009A169A" w:rsidRDefault="00F959CF" w:rsidP="009624D7">
      <w:pPr>
        <w:pStyle w:val="code"/>
        <w:ind w:firstLine="405"/>
        <w:rPr>
          <w:del w:id="1443" w:author="Matty Kadosh" w:date="2015-08-01T16:20:00Z"/>
        </w:rPr>
      </w:pPr>
      <w:del w:id="1444" w:author="Matty Kadosh" w:date="2015-08-01T16:20:00Z">
        <w:r w:rsidRPr="001053E1" w:rsidDel="009A169A">
          <w:delText xml:space="preserve">/* </w:delText>
        </w:r>
        <w:r w:rsidDel="009A169A">
          <w:delText>Egr</w:delText>
        </w:r>
        <w:r w:rsidRPr="001053E1" w:rsidDel="009A169A">
          <w:delText xml:space="preserve">ess </w:delText>
        </w:r>
      </w:del>
      <w:ins w:id="1445" w:author="Guohan Lu" w:date="2015-05-18T11:01:00Z">
        <w:del w:id="1446" w:author="Matty Kadosh" w:date="2015-08-01T16:20:00Z">
          <w:r w:rsidR="00EB04E6" w:rsidDel="009A169A">
            <w:delText>buffer pool</w:delText>
          </w:r>
        </w:del>
      </w:ins>
      <w:del w:id="1447" w:author="Matty Kadosh" w:date="2015-08-01T16:20:00Z">
        <w:r w:rsidR="00E7119B" w:rsidDel="009A169A">
          <w:delText xml:space="preserve">unicast egress </w:delText>
        </w:r>
        <w:r w:rsidR="00E263B6" w:rsidDel="009A169A">
          <w:delText>pool</w:delText>
        </w:r>
        <w:r w:rsidDel="009A169A">
          <w:delText xml:space="preserve"> </w:delText>
        </w:r>
        <w:r w:rsidRPr="001053E1" w:rsidDel="009A169A">
          <w:delText>*/</w:delText>
        </w:r>
      </w:del>
    </w:p>
    <w:p w14:paraId="0E7296D2" w14:textId="6B35EFE4" w:rsidR="00D6552B" w:rsidDel="009A169A" w:rsidRDefault="00D6552B" w:rsidP="00422345">
      <w:pPr>
        <w:pStyle w:val="code"/>
        <w:rPr>
          <w:ins w:id="1448" w:author="Guohan Lu" w:date="2015-05-18T10:55:00Z"/>
          <w:del w:id="1449" w:author="Matty Kadosh" w:date="2015-08-01T16:20:00Z"/>
        </w:rPr>
      </w:pPr>
      <w:ins w:id="1450" w:author="Guohan Lu" w:date="2015-05-18T10:55:00Z">
        <w:del w:id="1451" w:author="Matty Kadosh" w:date="2015-08-01T16:20:00Z">
          <w:r w:rsidDel="009A169A">
            <w:delText xml:space="preserve">    </w:delText>
          </w:r>
        </w:del>
      </w:ins>
      <w:del w:id="1452" w:author="Matty Kadosh" w:date="2015-08-01T16:20:00Z">
        <w:r w:rsidR="00F959CF" w:rsidRPr="001053E1" w:rsidDel="009A169A">
          <w:delText>SAI_</w:delText>
        </w:r>
        <w:r w:rsidR="00F959CF" w:rsidDel="009A169A">
          <w:delText>BUFFER_</w:delText>
        </w:r>
        <w:r w:rsidR="00E263B6" w:rsidDel="009A169A">
          <w:delText>POOL</w:delText>
        </w:r>
        <w:r w:rsidR="00F959CF" w:rsidDel="009A169A">
          <w:delText>_EGRESS</w:delText>
        </w:r>
        <w:r w:rsidR="00E7119B" w:rsidDel="009A169A">
          <w:delText>_UC</w:delText>
        </w:r>
        <w:r w:rsidR="00F959CF" w:rsidRPr="001053E1" w:rsidDel="009A169A">
          <w:delText>,</w:delText>
        </w:r>
      </w:del>
    </w:p>
    <w:p w14:paraId="5EADDF0C" w14:textId="666368BA" w:rsidR="00F959CF" w:rsidDel="009A169A" w:rsidRDefault="00E7119B" w:rsidP="00422345">
      <w:pPr>
        <w:pStyle w:val="code"/>
        <w:rPr>
          <w:del w:id="1453" w:author="Matty Kadosh" w:date="2015-08-01T16:20:00Z"/>
          <w:bCs/>
        </w:rPr>
      </w:pPr>
      <w:del w:id="1454" w:author="Matty Kadosh" w:date="2015-08-01T16:20:00Z">
        <w:r w:rsidDel="009A169A">
          <w:delText>}</w:delText>
        </w:r>
        <w:r w:rsidR="007F5BFC" w:rsidDel="009A169A">
          <w:delText xml:space="preserve"> </w:delText>
        </w:r>
        <w:r w:rsidR="00F959CF" w:rsidRPr="00F959CF" w:rsidDel="009A169A">
          <w:rPr>
            <w:bCs/>
          </w:rPr>
          <w:delText>sai_buffer_</w:delText>
        </w:r>
        <w:r w:rsidR="00E263B6" w:rsidDel="009A169A">
          <w:rPr>
            <w:bCs/>
          </w:rPr>
          <w:delText>pool</w:delText>
        </w:r>
        <w:r w:rsidDel="009A169A">
          <w:rPr>
            <w:bCs/>
          </w:rPr>
          <w:delText>_type</w:delText>
        </w:r>
        <w:r w:rsidR="00F959CF" w:rsidDel="009A169A">
          <w:rPr>
            <w:bCs/>
          </w:rPr>
          <w:delText>_</w:delText>
        </w:r>
        <w:r w:rsidR="00F959CF" w:rsidRPr="00F959CF" w:rsidDel="009A169A">
          <w:rPr>
            <w:bCs/>
          </w:rPr>
          <w:delText>t;</w:delText>
        </w:r>
      </w:del>
    </w:p>
    <w:p w14:paraId="4F52B1BD" w14:textId="0EB58B4E" w:rsidR="00422345" w:rsidRPr="008A6D58" w:rsidDel="009A169A" w:rsidRDefault="00422345" w:rsidP="00422345">
      <w:pPr>
        <w:pStyle w:val="code"/>
        <w:rPr>
          <w:del w:id="1455" w:author="Matty Kadosh" w:date="2015-08-01T16:20:00Z"/>
        </w:rPr>
      </w:pPr>
    </w:p>
    <w:p w14:paraId="32798C75" w14:textId="4E234121" w:rsidR="00422345" w:rsidRPr="001053E1" w:rsidDel="009A169A" w:rsidRDefault="00422345" w:rsidP="00422345">
      <w:pPr>
        <w:pStyle w:val="code"/>
        <w:rPr>
          <w:del w:id="1456" w:author="Matty Kadosh" w:date="2015-08-01T16:20:00Z"/>
        </w:rPr>
      </w:pPr>
      <w:del w:id="1457" w:author="Matty Kadosh" w:date="2015-08-01T16:20:00Z">
        <w:r w:rsidDel="009A169A">
          <w:delText>typedef enum _sai_buffer_th</w:delText>
        </w:r>
        <w:r w:rsidR="00BF1B3C" w:rsidDel="009A169A">
          <w:delText>reshold</w:delText>
        </w:r>
        <w:r w:rsidDel="009A169A">
          <w:delText>_mode_</w:delText>
        </w:r>
        <w:r w:rsidRPr="001053E1" w:rsidDel="009A169A">
          <w:delText>t</w:delText>
        </w:r>
      </w:del>
    </w:p>
    <w:p w14:paraId="7C0E3473" w14:textId="39865EDD" w:rsidR="00422345" w:rsidRPr="001053E1" w:rsidDel="009A169A" w:rsidRDefault="00422345" w:rsidP="00422345">
      <w:pPr>
        <w:pStyle w:val="code"/>
        <w:rPr>
          <w:del w:id="1458" w:author="Matty Kadosh" w:date="2015-08-01T16:20:00Z"/>
        </w:rPr>
      </w:pPr>
      <w:del w:id="1459" w:author="Matty Kadosh" w:date="2015-08-01T16:20:00Z">
        <w:r w:rsidRPr="001053E1" w:rsidDel="009A169A">
          <w:delText>{</w:delText>
        </w:r>
      </w:del>
    </w:p>
    <w:p w14:paraId="47FF18B6" w14:textId="4B585BDE" w:rsidR="00422345" w:rsidRPr="001053E1" w:rsidDel="009A169A" w:rsidRDefault="00422345" w:rsidP="00422345">
      <w:pPr>
        <w:pStyle w:val="code"/>
        <w:rPr>
          <w:del w:id="1460" w:author="Matty Kadosh" w:date="2015-08-01T16:20:00Z"/>
        </w:rPr>
      </w:pPr>
      <w:del w:id="1461" w:author="Matty Kadosh" w:date="2015-08-01T16:20:00Z">
        <w:r w:rsidDel="009A169A">
          <w:delText xml:space="preserve">    /* static maximum </w:delText>
        </w:r>
        <w:r w:rsidRPr="001053E1" w:rsidDel="009A169A">
          <w:delText>*/</w:delText>
        </w:r>
      </w:del>
    </w:p>
    <w:p w14:paraId="2063DE8D" w14:textId="79762EB7" w:rsidR="00422345" w:rsidRPr="001053E1" w:rsidDel="009A169A" w:rsidRDefault="00422345" w:rsidP="00422345">
      <w:pPr>
        <w:pStyle w:val="code"/>
        <w:rPr>
          <w:del w:id="1462" w:author="Matty Kadosh" w:date="2015-08-01T16:20:00Z"/>
        </w:rPr>
      </w:pPr>
      <w:del w:id="1463" w:author="Matty Kadosh" w:date="2015-08-01T16:20:00Z">
        <w:r w:rsidDel="009A169A">
          <w:delText xml:space="preserve">    </w:delText>
        </w:r>
        <w:r w:rsidDel="009A169A">
          <w:rPr>
            <w:rFonts w:asciiTheme="minorHAnsi" w:hAnsiTheme="minorHAnsi" w:cstheme="minorHAnsi"/>
          </w:rPr>
          <w:delText>SAI</w:delText>
        </w:r>
        <w:r w:rsidDel="009A169A">
          <w:delText>_BUFFER_</w:delText>
        </w:r>
        <w:r w:rsidR="00BF1B3C" w:rsidDel="009A169A">
          <w:delText>THRESHOLD_MODE_STATIC</w:delText>
        </w:r>
        <w:r w:rsidDel="009A169A">
          <w:delText xml:space="preserve">, </w:delText>
        </w:r>
      </w:del>
    </w:p>
    <w:p w14:paraId="325D984C" w14:textId="710390C2" w:rsidR="00422345" w:rsidRPr="001053E1" w:rsidDel="009A169A" w:rsidRDefault="00422345" w:rsidP="00422345">
      <w:pPr>
        <w:pStyle w:val="code"/>
        <w:rPr>
          <w:del w:id="1464" w:author="Matty Kadosh" w:date="2015-08-01T16:20:00Z"/>
        </w:rPr>
      </w:pPr>
      <w:del w:id="1465" w:author="Matty Kadosh" w:date="2015-08-01T16:20:00Z">
        <w:r w:rsidRPr="001053E1" w:rsidDel="009A169A">
          <w:delText xml:space="preserve">    /* </w:delText>
        </w:r>
        <w:r w:rsidDel="009A169A">
          <w:delText xml:space="preserve">dynamic maximum (relative) </w:delText>
        </w:r>
        <w:r w:rsidRPr="001053E1" w:rsidDel="009A169A">
          <w:delText>*/</w:delText>
        </w:r>
      </w:del>
    </w:p>
    <w:p w14:paraId="4BA8639D" w14:textId="229B0481" w:rsidR="00422345" w:rsidDel="009A169A" w:rsidRDefault="00422345" w:rsidP="00422345">
      <w:pPr>
        <w:pStyle w:val="code"/>
        <w:rPr>
          <w:del w:id="1466" w:author="Matty Kadosh" w:date="2015-08-01T16:20:00Z"/>
        </w:rPr>
      </w:pPr>
      <w:del w:id="1467" w:author="Matty Kadosh" w:date="2015-08-01T16:20:00Z">
        <w:r w:rsidDel="009A169A">
          <w:delText xml:space="preserve">    </w:delText>
        </w:r>
        <w:r w:rsidDel="009A169A">
          <w:rPr>
            <w:rFonts w:asciiTheme="minorHAnsi" w:hAnsiTheme="minorHAnsi" w:cstheme="minorHAnsi"/>
          </w:rPr>
          <w:delText>SAI</w:delText>
        </w:r>
        <w:r w:rsidDel="009A169A">
          <w:delText>_BUFFER_</w:delText>
        </w:r>
        <w:r w:rsidR="00BF1B3C" w:rsidDel="009A169A">
          <w:delText>THRESHOLD_MODE_DYNAMIC</w:delText>
        </w:r>
        <w:r w:rsidRPr="001053E1" w:rsidDel="009A169A">
          <w:delText>,</w:delText>
        </w:r>
      </w:del>
    </w:p>
    <w:p w14:paraId="16026D3B" w14:textId="30088ED9" w:rsidR="00E960CB" w:rsidDel="009A169A" w:rsidRDefault="00E960CB" w:rsidP="00422345">
      <w:pPr>
        <w:pStyle w:val="code"/>
        <w:rPr>
          <w:del w:id="1468" w:author="Matty Kadosh" w:date="2015-08-01T16:20:00Z"/>
        </w:rPr>
      </w:pPr>
    </w:p>
    <w:p w14:paraId="76253930" w14:textId="04D89EDF" w:rsidR="00422345" w:rsidRPr="001053E1" w:rsidDel="009A169A" w:rsidRDefault="00422345" w:rsidP="00422345">
      <w:pPr>
        <w:pStyle w:val="code"/>
        <w:rPr>
          <w:del w:id="1469" w:author="Matty Kadosh" w:date="2015-08-01T16:20:00Z"/>
        </w:rPr>
      </w:pPr>
      <w:del w:id="1470" w:author="Matty Kadosh" w:date="2015-08-01T16:20:00Z">
        <w:r w:rsidDel="009A169A">
          <w:delText>} sai_buffer_</w:delText>
        </w:r>
        <w:r w:rsidR="00BF1B3C" w:rsidDel="009A169A">
          <w:delText>threshold</w:delText>
        </w:r>
        <w:r w:rsidDel="009A169A">
          <w:delText>_mode_</w:delText>
        </w:r>
        <w:r w:rsidRPr="001053E1" w:rsidDel="009A169A">
          <w:delText>t</w:delText>
        </w:r>
      </w:del>
    </w:p>
    <w:p w14:paraId="0D0FCE97" w14:textId="05538371" w:rsidR="00422345" w:rsidDel="009A169A" w:rsidRDefault="00422345" w:rsidP="00422345">
      <w:pPr>
        <w:pStyle w:val="code"/>
        <w:rPr>
          <w:del w:id="1471" w:author="Matty Kadosh" w:date="2015-08-01T16:20:00Z"/>
          <w:bCs/>
        </w:rPr>
      </w:pPr>
    </w:p>
    <w:p w14:paraId="32753CEA" w14:textId="6FE642E4" w:rsidR="00422345" w:rsidDel="009A169A" w:rsidRDefault="00422345" w:rsidP="00422345">
      <w:pPr>
        <w:pStyle w:val="code"/>
        <w:rPr>
          <w:del w:id="1472" w:author="Matty Kadosh" w:date="2015-08-01T16:20:00Z"/>
          <w:bCs/>
        </w:rPr>
      </w:pPr>
    </w:p>
    <w:p w14:paraId="56AEB07A" w14:textId="6FA1118C" w:rsidR="005C2C13" w:rsidRPr="001053E1" w:rsidDel="009A169A" w:rsidRDefault="005C2C13" w:rsidP="00C82EF0">
      <w:pPr>
        <w:pStyle w:val="code"/>
        <w:rPr>
          <w:del w:id="1473" w:author="Matty Kadosh" w:date="2015-08-01T16:20:00Z"/>
        </w:rPr>
      </w:pPr>
    </w:p>
    <w:p w14:paraId="06B51F80" w14:textId="112B1748" w:rsidR="00F959CF" w:rsidDel="009A169A" w:rsidRDefault="00F959CF" w:rsidP="00C82EF0">
      <w:pPr>
        <w:pStyle w:val="code"/>
        <w:rPr>
          <w:del w:id="1474" w:author="Matty Kadosh" w:date="2015-08-01T16:20:00Z"/>
          <w:b/>
          <w:bCs/>
        </w:rPr>
      </w:pPr>
    </w:p>
    <w:p w14:paraId="6D86298B" w14:textId="423E514F" w:rsidR="005C5262" w:rsidRPr="001053E1" w:rsidDel="009A169A" w:rsidRDefault="005C5262" w:rsidP="004232F9">
      <w:pPr>
        <w:pStyle w:val="code"/>
        <w:rPr>
          <w:del w:id="1475" w:author="Matty Kadosh" w:date="2015-08-01T16:20:00Z"/>
        </w:rPr>
      </w:pPr>
      <w:del w:id="1476" w:author="Matty Kadosh" w:date="2015-08-01T16:20:00Z">
        <w:r w:rsidRPr="001053E1" w:rsidDel="009A169A">
          <w:delText xml:space="preserve">/* </w:delText>
        </w:r>
        <w:r w:rsidDel="009A169A">
          <w:delText xml:space="preserve">buffer </w:delText>
        </w:r>
        <w:r w:rsidR="004232F9" w:rsidDel="009A169A">
          <w:delText xml:space="preserve">attribute </w:delText>
        </w:r>
        <w:r w:rsidRPr="001053E1" w:rsidDel="009A169A">
          <w:delText>*/</w:delText>
        </w:r>
      </w:del>
    </w:p>
    <w:p w14:paraId="4EF4B49A" w14:textId="603D1D85" w:rsidR="005C5262" w:rsidRPr="001053E1" w:rsidDel="009A169A" w:rsidRDefault="004232F9" w:rsidP="00C82EF0">
      <w:pPr>
        <w:pStyle w:val="code"/>
        <w:rPr>
          <w:del w:id="1477" w:author="Matty Kadosh" w:date="2015-08-01T16:20:00Z"/>
        </w:rPr>
      </w:pPr>
      <w:del w:id="1478" w:author="Matty Kadosh" w:date="2015-08-01T16:20:00Z">
        <w:r w:rsidDel="009A169A">
          <w:delText xml:space="preserve">typedef struct </w:delText>
        </w:r>
        <w:r w:rsidRPr="001053E1" w:rsidDel="009A169A">
          <w:delText>sai_</w:delText>
        </w:r>
        <w:r w:rsidDel="009A169A">
          <w:delText>buffer</w:delText>
        </w:r>
        <w:r w:rsidR="00912169" w:rsidDel="009A169A">
          <w:delText>_</w:delText>
        </w:r>
        <w:r w:rsidR="006D4B6F" w:rsidDel="009A169A">
          <w:delText>pool</w:delText>
        </w:r>
        <w:r w:rsidDel="009A169A">
          <w:delText>_attr</w:delText>
        </w:r>
        <w:r w:rsidRPr="001053E1" w:rsidDel="009A169A">
          <w:delText xml:space="preserve">_t </w:delText>
        </w:r>
      </w:del>
    </w:p>
    <w:p w14:paraId="1CC16292" w14:textId="2826B9A4" w:rsidR="005C5262" w:rsidDel="009A169A" w:rsidRDefault="005C5262" w:rsidP="00C82EF0">
      <w:pPr>
        <w:pStyle w:val="code"/>
        <w:rPr>
          <w:del w:id="1479" w:author="Matty Kadosh" w:date="2015-08-01T16:20:00Z"/>
        </w:rPr>
      </w:pPr>
      <w:del w:id="1480" w:author="Matty Kadosh" w:date="2015-08-01T16:20:00Z">
        <w:r w:rsidRPr="001053E1" w:rsidDel="009A169A">
          <w:delText>{</w:delText>
        </w:r>
      </w:del>
    </w:p>
    <w:p w14:paraId="41EF40B9" w14:textId="7E6F3FBD" w:rsidR="00F3758B" w:rsidDel="009A169A" w:rsidRDefault="00A50640" w:rsidP="009624D7">
      <w:pPr>
        <w:pStyle w:val="code"/>
        <w:ind w:firstLine="405"/>
        <w:rPr>
          <w:del w:id="1481" w:author="Matty Kadosh" w:date="2015-08-01T16:20:00Z"/>
        </w:rPr>
      </w:pPr>
      <w:del w:id="1482" w:author="Matty Kadosh" w:date="2015-08-01T16:20:00Z">
        <w:r w:rsidDel="009A169A">
          <w:delText>/*</w:delText>
        </w:r>
        <w:r w:rsidRPr="006D4B6F" w:rsidDel="009A169A">
          <w:delText xml:space="preserve"> </w:delText>
        </w:r>
        <w:r w:rsidDel="009A169A">
          <w:delText xml:space="preserve">READ ONLY shared buffer size in </w:delText>
        </w:r>
        <w:r w:rsidR="00F3758B" w:rsidDel="009A169A">
          <w:delText>b</w:delText>
        </w:r>
        <w:r w:rsidDel="009A169A">
          <w:delText>yte</w:delText>
        </w:r>
        <w:r w:rsidR="00F3758B" w:rsidDel="009A169A">
          <w:delText>s.</w:delText>
        </w:r>
      </w:del>
    </w:p>
    <w:p w14:paraId="1292D034" w14:textId="0CED405B" w:rsidR="00F3758B" w:rsidDel="009A169A" w:rsidRDefault="00F3758B" w:rsidP="009624D7">
      <w:pPr>
        <w:pStyle w:val="code"/>
        <w:ind w:firstLine="405"/>
        <w:rPr>
          <w:del w:id="1483" w:author="Matty Kadosh" w:date="2015-08-01T16:20:00Z"/>
        </w:rPr>
      </w:pPr>
      <w:del w:id="1484" w:author="Matty Kadosh" w:date="2015-08-01T16:20:00Z">
        <w:r w:rsidDel="009A169A">
          <w:delText xml:space="preserve">   This is derived from substracting all reversed buffers of queue/port </w:delText>
        </w:r>
      </w:del>
    </w:p>
    <w:p w14:paraId="254A09F3" w14:textId="6C3FC8F4" w:rsidR="00A50640" w:rsidDel="009A169A" w:rsidRDefault="00F3758B" w:rsidP="009624D7">
      <w:pPr>
        <w:pStyle w:val="code"/>
        <w:ind w:firstLine="405"/>
        <w:rPr>
          <w:del w:id="1485" w:author="Matty Kadosh" w:date="2015-08-01T16:20:00Z"/>
          <w:rFonts w:asciiTheme="minorHAnsi" w:hAnsiTheme="minorHAnsi" w:cstheme="minorHAnsi"/>
          <w:bCs/>
        </w:rPr>
      </w:pPr>
      <w:del w:id="1486" w:author="Matty Kadosh" w:date="2015-08-01T16:20:00Z">
        <w:r w:rsidDel="009A169A">
          <w:delText xml:space="preserve">   From the total pool size.</w:delText>
        </w:r>
        <w:r w:rsidR="00A50640" w:rsidDel="009A169A">
          <w:rPr>
            <w:rFonts w:asciiTheme="minorHAnsi" w:hAnsiTheme="minorHAnsi" w:cstheme="minorHAnsi"/>
            <w:bCs/>
          </w:rPr>
          <w:delText xml:space="preserve"> */</w:delText>
        </w:r>
      </w:del>
    </w:p>
    <w:p w14:paraId="246C6574" w14:textId="594F42D7" w:rsidR="00A50640" w:rsidRPr="006D4B6F" w:rsidDel="009A169A" w:rsidRDefault="00A50640" w:rsidP="00A50640">
      <w:pPr>
        <w:pStyle w:val="code"/>
        <w:rPr>
          <w:del w:id="1487" w:author="Matty Kadosh" w:date="2015-08-01T16:20:00Z"/>
          <w:rFonts w:asciiTheme="minorHAnsi" w:hAnsiTheme="minorHAnsi" w:cstheme="minorHAnsi"/>
        </w:rPr>
      </w:pPr>
      <w:del w:id="1488" w:author="Matty Kadosh" w:date="2015-08-01T16:20:00Z">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w:delText>
        </w:r>
      </w:del>
      <w:ins w:id="1489" w:author="Guohan Lu" w:date="2015-05-18T11:01:00Z">
        <w:del w:id="1490" w:author="Matty Kadosh" w:date="2015-08-01T16:20:00Z">
          <w:r w:rsidR="00EB04E6" w:rsidDel="009A169A">
            <w:delText>ATTR_</w:delText>
          </w:r>
        </w:del>
      </w:ins>
      <w:del w:id="1491" w:author="Matty Kadosh" w:date="2015-08-01T16:20:00Z">
        <w:r w:rsidDel="009A169A">
          <w:delText>SHARED_SIZE</w:delText>
        </w:r>
        <w:r w:rsidDel="009A169A">
          <w:rPr>
            <w:rFonts w:asciiTheme="minorHAnsi" w:hAnsiTheme="minorHAnsi" w:cstheme="minorHAnsi"/>
          </w:rPr>
          <w:delText>,</w:delText>
        </w:r>
      </w:del>
    </w:p>
    <w:p w14:paraId="6D7CD320" w14:textId="50C41B87" w:rsidR="00A50640" w:rsidDel="009A169A" w:rsidRDefault="00A50640" w:rsidP="00C82EF0">
      <w:pPr>
        <w:pStyle w:val="code"/>
        <w:rPr>
          <w:del w:id="1492" w:author="Matty Kadosh" w:date="2015-08-01T16:20:00Z"/>
        </w:rPr>
      </w:pPr>
    </w:p>
    <w:p w14:paraId="68BC7779" w14:textId="7A9F8E2F" w:rsidR="00F3758B" w:rsidDel="009A169A" w:rsidRDefault="00F3758B" w:rsidP="00F3758B">
      <w:pPr>
        <w:pStyle w:val="code"/>
        <w:rPr>
          <w:del w:id="1493" w:author="Matty Kadosh" w:date="2015-08-01T16:20:00Z"/>
          <w:rFonts w:asciiTheme="minorHAnsi" w:hAnsiTheme="minorHAnsi" w:cstheme="minorHAnsi"/>
          <w:bCs/>
        </w:rPr>
      </w:pPr>
      <w:del w:id="1494" w:author="Matty Kadosh" w:date="2015-08-01T16:20:00Z">
        <w:r w:rsidDel="009A169A">
          <w:delText xml:space="preserve">    /* buffer pool type [</w:delText>
        </w:r>
        <w:r w:rsidRPr="00F959CF" w:rsidDel="009A169A">
          <w:rPr>
            <w:bCs/>
          </w:rPr>
          <w:delText>sai_buffer_</w:delText>
        </w:r>
        <w:r w:rsidDel="009A169A">
          <w:rPr>
            <w:bCs/>
          </w:rPr>
          <w:delText>pool_type_</w:delText>
        </w:r>
        <w:r w:rsidRPr="00F959CF" w:rsidDel="009A169A">
          <w:rPr>
            <w:bCs/>
          </w:rPr>
          <w:delText>t</w:delText>
        </w:r>
        <w:r w:rsidDel="009A169A">
          <w:rPr>
            <w:rFonts w:asciiTheme="minorHAnsi" w:hAnsiTheme="minorHAnsi" w:cstheme="minorHAnsi"/>
            <w:bCs/>
          </w:rPr>
          <w:delText>] (</w:delText>
        </w:r>
        <w:r w:rsidRPr="008B7968" w:rsidDel="009A169A">
          <w:rPr>
            <w:szCs w:val="18"/>
          </w:rPr>
          <w:delText>MANDATORY_ON_CREATE</w:delText>
        </w:r>
      </w:del>
      <w:ins w:id="1495" w:author="Guohan Lu" w:date="2015-05-19T10:17:00Z">
        <w:del w:id="1496" w:author="Matty Kadosh" w:date="2015-08-01T16:20:00Z">
          <w:r w:rsidR="00A415FC" w:rsidDel="009A169A">
            <w:rPr>
              <w:szCs w:val="18"/>
            </w:rPr>
            <w:delText>|CREATE_ONLY</w:delText>
          </w:r>
        </w:del>
      </w:ins>
      <w:del w:id="1497" w:author="Matty Kadosh" w:date="2015-08-01T16:20:00Z">
        <w:r w:rsidDel="009A169A">
          <w:rPr>
            <w:szCs w:val="18"/>
          </w:rPr>
          <w:delText>)</w:delText>
        </w:r>
        <w:r w:rsidDel="009A169A">
          <w:rPr>
            <w:rFonts w:asciiTheme="minorHAnsi" w:hAnsiTheme="minorHAnsi" w:cstheme="minorHAnsi"/>
            <w:bCs/>
          </w:rPr>
          <w:delText xml:space="preserve"> */</w:delText>
        </w:r>
      </w:del>
    </w:p>
    <w:p w14:paraId="214038BF" w14:textId="750F9B91" w:rsidR="00F3758B" w:rsidDel="009A169A" w:rsidRDefault="00F3758B" w:rsidP="00F3758B">
      <w:pPr>
        <w:pStyle w:val="code"/>
        <w:rPr>
          <w:del w:id="1498" w:author="Matty Kadosh" w:date="2015-08-01T16:20:00Z"/>
          <w:rFonts w:asciiTheme="minorHAnsi" w:hAnsiTheme="minorHAnsi" w:cstheme="minorHAnsi"/>
        </w:rPr>
      </w:pPr>
      <w:del w:id="1499" w:author="Matty Kadosh" w:date="2015-08-01T16:20:00Z">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w:delText>
        </w:r>
      </w:del>
      <w:ins w:id="1500" w:author="Guohan Lu" w:date="2015-05-18T11:02:00Z">
        <w:del w:id="1501" w:author="Matty Kadosh" w:date="2015-08-01T16:20:00Z">
          <w:r w:rsidR="00EB04E6" w:rsidDel="009A169A">
            <w:delText>ATTR_</w:delText>
          </w:r>
        </w:del>
      </w:ins>
      <w:del w:id="1502" w:author="Matty Kadosh" w:date="2015-08-01T16:20:00Z">
        <w:r w:rsidDel="009A169A">
          <w:delText>TYPE</w:delText>
        </w:r>
        <w:r w:rsidDel="009A169A">
          <w:rPr>
            <w:rFonts w:asciiTheme="minorHAnsi" w:hAnsiTheme="minorHAnsi" w:cstheme="minorHAnsi"/>
          </w:rPr>
          <w:delText>,</w:delText>
        </w:r>
      </w:del>
    </w:p>
    <w:p w14:paraId="37CDBE6B" w14:textId="72D00322" w:rsidR="00F3758B" w:rsidDel="009A169A" w:rsidRDefault="00F3758B" w:rsidP="00C82EF0">
      <w:pPr>
        <w:pStyle w:val="code"/>
        <w:rPr>
          <w:del w:id="1503" w:author="Matty Kadosh" w:date="2015-08-01T16:20:00Z"/>
        </w:rPr>
      </w:pPr>
    </w:p>
    <w:p w14:paraId="6B0EF033" w14:textId="665AA690" w:rsidR="004232F9" w:rsidRPr="004232F9" w:rsidDel="009A169A" w:rsidRDefault="004232F9" w:rsidP="006D4B6F">
      <w:pPr>
        <w:pStyle w:val="code"/>
        <w:rPr>
          <w:del w:id="1504" w:author="Matty Kadosh" w:date="2015-08-01T16:20:00Z"/>
        </w:rPr>
      </w:pPr>
      <w:del w:id="1505" w:author="Matty Kadosh" w:date="2015-08-01T16:20:00Z">
        <w:r w:rsidDel="009A169A">
          <w:delText xml:space="preserve">    /* buffer </w:delText>
        </w:r>
      </w:del>
      <w:ins w:id="1506" w:author="Guohan Lu" w:date="2015-05-19T09:58:00Z">
        <w:del w:id="1507" w:author="Matty Kadosh" w:date="2015-08-01T16:20:00Z">
          <w:r w:rsidR="0093420F" w:rsidDel="009A169A">
            <w:delText xml:space="preserve">pool </w:delText>
          </w:r>
        </w:del>
      </w:ins>
      <w:del w:id="1508" w:author="Matty Kadosh" w:date="2015-08-01T16:20:00Z">
        <w:r w:rsidDel="009A169A">
          <w:delText xml:space="preserve">size </w:delText>
        </w:r>
        <w:r w:rsidR="006D4B6F" w:rsidDel="009A169A">
          <w:delText xml:space="preserve">in </w:delText>
        </w:r>
        <w:r w:rsidR="00A50640" w:rsidDel="009A169A">
          <w:delText>b</w:delText>
        </w:r>
        <w:r w:rsidR="006D4B6F" w:rsidDel="009A169A">
          <w:delText>yte</w:delText>
        </w:r>
        <w:r w:rsidR="00F3758B" w:rsidDel="009A169A">
          <w:delText xml:space="preserve">s </w:delText>
        </w:r>
        <w:r w:rsidR="00E263B6" w:rsidRPr="008B7968" w:rsidDel="009A169A">
          <w:rPr>
            <w:szCs w:val="18"/>
          </w:rPr>
          <w:delText>(MANDATORY_ON_CREATE</w:delText>
        </w:r>
        <w:r w:rsidR="00E263B6" w:rsidDel="009A169A">
          <w:rPr>
            <w:szCs w:val="18"/>
          </w:rPr>
          <w:delText>|CREATE_AND_SET</w:delText>
        </w:r>
        <w:r w:rsidR="00E263B6" w:rsidRPr="008B7968" w:rsidDel="009A169A">
          <w:rPr>
            <w:szCs w:val="18"/>
          </w:rPr>
          <w:delText xml:space="preserve">) </w:delText>
        </w:r>
        <w:r w:rsidDel="009A169A">
          <w:delText>*/</w:delText>
        </w:r>
      </w:del>
    </w:p>
    <w:p w14:paraId="3721D2DB" w14:textId="23BD11ED" w:rsidR="005C2C13" w:rsidDel="009A169A" w:rsidRDefault="004232F9" w:rsidP="00C82EF0">
      <w:pPr>
        <w:pStyle w:val="code"/>
        <w:rPr>
          <w:del w:id="1509" w:author="Matty Kadosh" w:date="2015-08-01T16:20:00Z"/>
        </w:rPr>
      </w:pPr>
      <w:del w:id="1510" w:author="Matty Kadosh" w:date="2015-08-01T16:20:00Z">
        <w:r w:rsidDel="009A169A">
          <w:delText xml:space="preserve">    SAI_BUFFER_</w:delText>
        </w:r>
        <w:r w:rsidR="00E263B6" w:rsidDel="009A169A">
          <w:delText>POOL</w:delText>
        </w:r>
        <w:r w:rsidR="00912169" w:rsidDel="009A169A">
          <w:delText>_</w:delText>
        </w:r>
      </w:del>
      <w:ins w:id="1511" w:author="Guohan Lu" w:date="2015-05-18T11:02:00Z">
        <w:del w:id="1512" w:author="Matty Kadosh" w:date="2015-08-01T16:20:00Z">
          <w:r w:rsidR="00EB04E6" w:rsidDel="009A169A">
            <w:delText>ATTR_</w:delText>
          </w:r>
        </w:del>
      </w:ins>
      <w:del w:id="1513" w:author="Matty Kadosh" w:date="2015-08-01T16:20:00Z">
        <w:r w:rsidDel="009A169A">
          <w:delText>SIZE</w:delText>
        </w:r>
        <w:r w:rsidR="00C82EF0" w:rsidDel="009A169A">
          <w:delText>,</w:delText>
        </w:r>
        <w:r w:rsidDel="009A169A">
          <w:delText xml:space="preserve"> </w:delText>
        </w:r>
      </w:del>
    </w:p>
    <w:p w14:paraId="27A2FEFE" w14:textId="27658325" w:rsidR="006D4B6F" w:rsidDel="009A169A" w:rsidRDefault="006D4B6F" w:rsidP="006D4B6F">
      <w:pPr>
        <w:pStyle w:val="code"/>
        <w:rPr>
          <w:del w:id="1514" w:author="Matty Kadosh" w:date="2015-08-01T16:20:00Z"/>
          <w:rFonts w:asciiTheme="minorHAnsi" w:hAnsiTheme="minorHAnsi" w:cstheme="minorHAnsi"/>
        </w:rPr>
      </w:pPr>
    </w:p>
    <w:p w14:paraId="331D0B2D" w14:textId="223A8D5F" w:rsidR="007F5BFC" w:rsidDel="009A169A" w:rsidRDefault="00422345" w:rsidP="009624D7">
      <w:pPr>
        <w:pStyle w:val="code"/>
        <w:ind w:firstLine="390"/>
        <w:rPr>
          <w:del w:id="1515" w:author="Matty Kadosh" w:date="2015-08-01T16:20:00Z"/>
          <w:rFonts w:asciiTheme="minorHAnsi" w:hAnsiTheme="minorHAnsi" w:cstheme="minorHAnsi"/>
          <w:bCs/>
        </w:rPr>
      </w:pPr>
      <w:del w:id="1516" w:author="Matty Kadosh" w:date="2015-08-01T16:20:00Z">
        <w:r w:rsidDel="009A169A">
          <w:delText>/*</w:delText>
        </w:r>
        <w:r w:rsidR="007F5BFC" w:rsidDel="009A169A">
          <w:delText xml:space="preserve"> </w:delText>
        </w:r>
        <w:r w:rsidR="00F3758B" w:rsidDel="009A169A">
          <w:delText xml:space="preserve">shared threshold mode for the buffer pool </w:delText>
        </w:r>
        <w:r w:rsidDel="009A169A">
          <w:delText>[</w:delText>
        </w:r>
        <w:r w:rsidR="00847A3B" w:rsidDel="009A169A">
          <w:delText>sai_</w:delText>
        </w:r>
        <w:r w:rsidR="00BF1B3C" w:rsidDel="009A169A">
          <w:delText>buffer_threadhold_mode_t</w:delText>
        </w:r>
        <w:r w:rsidDel="009A169A">
          <w:rPr>
            <w:rFonts w:asciiTheme="minorHAnsi" w:hAnsiTheme="minorHAnsi" w:cstheme="minorHAnsi"/>
            <w:bCs/>
          </w:rPr>
          <w:delText>]</w:delText>
        </w:r>
        <w:r w:rsidR="007F5BFC" w:rsidDel="009A169A">
          <w:rPr>
            <w:rFonts w:asciiTheme="minorHAnsi" w:hAnsiTheme="minorHAnsi" w:cstheme="minorHAnsi"/>
            <w:bCs/>
          </w:rPr>
          <w:delText xml:space="preserve"> </w:delText>
        </w:r>
      </w:del>
    </w:p>
    <w:p w14:paraId="7C4279F6" w14:textId="42EB01CD" w:rsidR="00BF1B3C" w:rsidDel="009A169A" w:rsidRDefault="00F3758B" w:rsidP="009624D7">
      <w:pPr>
        <w:pStyle w:val="code"/>
        <w:ind w:firstLine="390"/>
        <w:rPr>
          <w:del w:id="1517" w:author="Matty Kadosh" w:date="2015-08-01T16:20:00Z"/>
          <w:rFonts w:asciiTheme="minorHAnsi" w:hAnsiTheme="minorHAnsi" w:cstheme="minorHAnsi"/>
          <w:bCs/>
        </w:rPr>
      </w:pPr>
      <w:del w:id="1518" w:author="Matty Kadosh" w:date="2015-08-01T16:20:00Z">
        <w:r w:rsidDel="009A169A">
          <w:rPr>
            <w:rFonts w:asciiTheme="minorHAnsi" w:hAnsiTheme="minorHAnsi" w:cstheme="minorHAnsi"/>
            <w:bCs/>
          </w:rPr>
          <w:delText xml:space="preserve">     </w:delText>
        </w:r>
        <w:r w:rsidR="00422345" w:rsidDel="009A169A">
          <w:rPr>
            <w:rFonts w:asciiTheme="minorHAnsi" w:hAnsiTheme="minorHAnsi" w:cstheme="minorHAnsi"/>
            <w:bCs/>
          </w:rPr>
          <w:delText xml:space="preserve"> (</w:delText>
        </w:r>
        <w:r w:rsidR="00847A3B" w:rsidDel="009A169A">
          <w:rPr>
            <w:szCs w:val="18"/>
          </w:rPr>
          <w:delText>CREATE_AND_SET default</w:delText>
        </w:r>
        <w:r w:rsidR="007F5BFC" w:rsidDel="009A169A">
          <w:delText xml:space="preserve"> </w:delText>
        </w:r>
        <w:r w:rsidR="00847A3B" w:rsidDel="009A169A">
          <w:rPr>
            <w:rFonts w:asciiTheme="minorHAnsi" w:hAnsiTheme="minorHAnsi" w:cstheme="minorHAnsi"/>
          </w:rPr>
          <w:delText>SAI</w:delText>
        </w:r>
        <w:r w:rsidR="00847A3B" w:rsidDel="009A169A">
          <w:delText>_BUFFER_POOL_DYNAMIC_TH</w:delText>
        </w:r>
        <w:r w:rsidR="00422345" w:rsidDel="009A169A">
          <w:rPr>
            <w:szCs w:val="18"/>
          </w:rPr>
          <w:delText>)</w:delText>
        </w:r>
        <w:r w:rsidR="00422345" w:rsidDel="009A169A">
          <w:rPr>
            <w:rFonts w:asciiTheme="minorHAnsi" w:hAnsiTheme="minorHAnsi" w:cstheme="minorHAnsi"/>
            <w:bCs/>
          </w:rPr>
          <w:delText xml:space="preserve"> </w:delText>
        </w:r>
      </w:del>
    </w:p>
    <w:p w14:paraId="1D4DD08D" w14:textId="50DE744F" w:rsidR="00422345" w:rsidRPr="00847A3B" w:rsidDel="009A169A" w:rsidRDefault="00BF1B3C" w:rsidP="009624D7">
      <w:pPr>
        <w:pStyle w:val="code"/>
        <w:ind w:firstLine="390"/>
        <w:rPr>
          <w:del w:id="1519" w:author="Matty Kadosh" w:date="2015-08-01T16:20:00Z"/>
        </w:rPr>
      </w:pPr>
      <w:del w:id="1520" w:author="Matty Kadosh" w:date="2015-08-01T16:20:00Z">
        <w:r w:rsidDel="009A169A">
          <w:rPr>
            <w:rFonts w:asciiTheme="minorHAnsi" w:hAnsiTheme="minorHAnsi" w:cstheme="minorHAnsi"/>
            <w:bCs/>
          </w:rPr>
          <w:delText xml:space="preserve"> </w:delText>
        </w:r>
        <w:r w:rsidR="007F5BFC" w:rsidDel="009A169A">
          <w:rPr>
            <w:rFonts w:asciiTheme="minorHAnsi" w:hAnsiTheme="minorHAnsi" w:cstheme="minorHAnsi"/>
            <w:bCs/>
          </w:rPr>
          <w:delText xml:space="preserve"> </w:delText>
        </w:r>
        <w:r w:rsidR="00422345" w:rsidDel="009A169A">
          <w:rPr>
            <w:rFonts w:asciiTheme="minorHAnsi" w:hAnsiTheme="minorHAnsi" w:cstheme="minorHAnsi"/>
            <w:bCs/>
          </w:rPr>
          <w:delText>*/</w:delText>
        </w:r>
      </w:del>
    </w:p>
    <w:p w14:paraId="4D466034" w14:textId="1BAAB68F" w:rsidR="00422345" w:rsidDel="009A169A" w:rsidRDefault="00422345" w:rsidP="006D4B6F">
      <w:pPr>
        <w:pStyle w:val="code"/>
        <w:rPr>
          <w:del w:id="1521" w:author="Matty Kadosh" w:date="2015-08-01T16:20:00Z"/>
          <w:rFonts w:asciiTheme="minorHAnsi" w:hAnsiTheme="minorHAnsi" w:cstheme="minorHAnsi"/>
        </w:rPr>
      </w:pPr>
      <w:del w:id="1522" w:author="Matty Kadosh" w:date="2015-08-01T16:20:00Z">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w:delText>
        </w:r>
      </w:del>
      <w:ins w:id="1523" w:author="Guohan Lu" w:date="2015-05-18T11:02:00Z">
        <w:del w:id="1524" w:author="Matty Kadosh" w:date="2015-08-01T16:20:00Z">
          <w:r w:rsidR="00EB04E6" w:rsidDel="009A169A">
            <w:delText>ATTR_</w:delText>
          </w:r>
        </w:del>
      </w:ins>
      <w:del w:id="1525" w:author="Matty Kadosh" w:date="2015-08-01T16:20:00Z">
        <w:r w:rsidDel="009A169A">
          <w:delText>TH_MODE</w:delText>
        </w:r>
        <w:r w:rsidDel="009A169A">
          <w:rPr>
            <w:rFonts w:asciiTheme="minorHAnsi" w:hAnsiTheme="minorHAnsi" w:cstheme="minorHAnsi"/>
          </w:rPr>
          <w:delText>,</w:delText>
        </w:r>
      </w:del>
    </w:p>
    <w:p w14:paraId="1FE58076" w14:textId="7F2A4857" w:rsidR="00262BDB" w:rsidDel="009A169A" w:rsidRDefault="00262BDB" w:rsidP="00262BDB">
      <w:pPr>
        <w:pStyle w:val="code"/>
        <w:rPr>
          <w:del w:id="1526" w:author="Matty Kadosh" w:date="2015-08-01T16:20:00Z"/>
        </w:rPr>
      </w:pPr>
    </w:p>
    <w:p w14:paraId="427DF2FA" w14:textId="018E1924" w:rsidR="005C5262" w:rsidDel="009A169A" w:rsidRDefault="005C5262" w:rsidP="00C82EF0">
      <w:pPr>
        <w:pStyle w:val="code"/>
        <w:rPr>
          <w:del w:id="1527" w:author="Matty Kadosh" w:date="2015-08-01T16:20:00Z"/>
        </w:rPr>
      </w:pPr>
      <w:del w:id="1528" w:author="Matty Kadosh" w:date="2015-08-01T16:20:00Z">
        <w:r w:rsidRPr="001053E1" w:rsidDel="009A169A">
          <w:delText>} sai_</w:delText>
        </w:r>
        <w:r w:rsidDel="009A169A">
          <w:delText>buffer_</w:delText>
        </w:r>
        <w:r w:rsidR="006D4B6F" w:rsidDel="009A169A">
          <w:delText>pool</w:delText>
        </w:r>
        <w:r w:rsidRPr="001053E1" w:rsidDel="009A169A">
          <w:delText>_t;</w:delText>
        </w:r>
      </w:del>
    </w:p>
    <w:p w14:paraId="74DF3EED" w14:textId="4367386B" w:rsidR="00464E4A" w:rsidDel="009A169A" w:rsidRDefault="00464E4A" w:rsidP="00C82EF0">
      <w:pPr>
        <w:pStyle w:val="code"/>
        <w:rPr>
          <w:del w:id="1529" w:author="Matty Kadosh" w:date="2015-08-01T16:20:00Z"/>
        </w:rPr>
      </w:pPr>
    </w:p>
    <w:p w14:paraId="337E0FB2" w14:textId="69EC3F81" w:rsidR="00464E4A" w:rsidRPr="001053E1" w:rsidDel="009A169A" w:rsidRDefault="00464E4A" w:rsidP="00C82EF0">
      <w:pPr>
        <w:pStyle w:val="code"/>
        <w:rPr>
          <w:del w:id="1530" w:author="Matty Kadosh" w:date="2015-08-01T16:20:00Z"/>
        </w:rPr>
      </w:pPr>
    </w:p>
    <w:p w14:paraId="062CF469" w14:textId="274D2CFA" w:rsidR="00464E4A" w:rsidDel="009A169A" w:rsidRDefault="00464E4A" w:rsidP="00464E4A">
      <w:pPr>
        <w:pStyle w:val="code"/>
        <w:rPr>
          <w:del w:id="1531" w:author="Matty Kadosh" w:date="2015-08-01T16:20:00Z"/>
        </w:rPr>
      </w:pPr>
      <w:del w:id="1532" w:author="Matty Kadosh" w:date="2015-08-01T16:20:00Z">
        <w:r w:rsidDel="009A169A">
          <w:delText>/*</w:delText>
        </w:r>
      </w:del>
    </w:p>
    <w:p w14:paraId="05A92455" w14:textId="56C348FD" w:rsidR="00464E4A" w:rsidDel="009A169A" w:rsidRDefault="00464E4A" w:rsidP="00464E4A">
      <w:pPr>
        <w:pStyle w:val="code"/>
        <w:rPr>
          <w:del w:id="1533" w:author="Matty Kadosh" w:date="2015-08-01T16:20:00Z"/>
        </w:rPr>
      </w:pPr>
      <w:del w:id="1534" w:author="Matty Kadosh" w:date="2015-08-01T16:20:00Z">
        <w:r w:rsidDel="009A169A">
          <w:delText>* Routine Description:</w:delText>
        </w:r>
      </w:del>
    </w:p>
    <w:p w14:paraId="44E38F98" w14:textId="159168F8" w:rsidR="00464E4A" w:rsidDel="009A169A" w:rsidRDefault="00464E4A" w:rsidP="00464E4A">
      <w:pPr>
        <w:pStyle w:val="code"/>
        <w:rPr>
          <w:del w:id="1535" w:author="Matty Kadosh" w:date="2015-08-01T16:20:00Z"/>
        </w:rPr>
      </w:pPr>
      <w:del w:id="1536" w:author="Matty Kadosh" w:date="2015-08-01T16:20:00Z">
        <w:r w:rsidDel="009A169A">
          <w:delText xml:space="preserve">*    create buffer </w:delText>
        </w:r>
        <w:r w:rsidR="006D4B6F" w:rsidDel="009A169A">
          <w:delText>pool</w:delText>
        </w:r>
        <w:r w:rsidDel="009A169A">
          <w:delText xml:space="preserve">    .</w:delText>
        </w:r>
      </w:del>
    </w:p>
    <w:p w14:paraId="69089554" w14:textId="0674AA98" w:rsidR="00464E4A" w:rsidDel="009A169A" w:rsidRDefault="00464E4A" w:rsidP="00464E4A">
      <w:pPr>
        <w:pStyle w:val="code"/>
        <w:rPr>
          <w:del w:id="1537" w:author="Matty Kadosh" w:date="2015-08-01T16:20:00Z"/>
        </w:rPr>
      </w:pPr>
      <w:del w:id="1538" w:author="Matty Kadosh" w:date="2015-08-01T16:20:00Z">
        <w:r w:rsidDel="009A169A">
          <w:delText>*</w:delText>
        </w:r>
      </w:del>
    </w:p>
    <w:p w14:paraId="0955B2ED" w14:textId="44C13B0C" w:rsidR="00464E4A" w:rsidDel="009A169A" w:rsidRDefault="00464E4A" w:rsidP="00464E4A">
      <w:pPr>
        <w:pStyle w:val="code"/>
        <w:rPr>
          <w:del w:id="1539" w:author="Matty Kadosh" w:date="2015-08-01T16:20:00Z"/>
        </w:rPr>
      </w:pPr>
      <w:del w:id="1540" w:author="Matty Kadosh" w:date="2015-08-01T16:20:00Z">
        <w:r w:rsidDel="009A169A">
          <w:delText>* Arguments:</w:delText>
        </w:r>
      </w:del>
    </w:p>
    <w:p w14:paraId="37BDE7CB" w14:textId="0EEFF7E7" w:rsidR="00464E4A" w:rsidDel="009A169A" w:rsidRDefault="006D4B6F" w:rsidP="00464E4A">
      <w:pPr>
        <w:pStyle w:val="code"/>
        <w:rPr>
          <w:del w:id="1541" w:author="Matty Kadosh" w:date="2015-08-01T16:20:00Z"/>
        </w:rPr>
      </w:pPr>
      <w:del w:id="1542" w:author="Matty Kadosh" w:date="2015-08-01T16:20:00Z">
        <w:r w:rsidDel="009A169A">
          <w:delText>*  [in,out] pool</w:delText>
        </w:r>
        <w:r w:rsidR="00464E4A" w:rsidDel="009A169A">
          <w:delText>_i</w:delText>
        </w:r>
        <w:r w:rsidDel="009A169A">
          <w:delText>d  -pool</w:delText>
        </w:r>
        <w:r w:rsidR="00464E4A" w:rsidDel="009A169A">
          <w:delText xml:space="preserve"> id </w:delText>
        </w:r>
      </w:del>
    </w:p>
    <w:p w14:paraId="0B722B58" w14:textId="27061DDB" w:rsidR="00464E4A" w:rsidDel="009A169A" w:rsidRDefault="00464E4A" w:rsidP="00464E4A">
      <w:pPr>
        <w:pStyle w:val="code"/>
        <w:rPr>
          <w:del w:id="1543" w:author="Matty Kadosh" w:date="2015-08-01T16:20:00Z"/>
        </w:rPr>
      </w:pPr>
      <w:del w:id="1544" w:author="Matty Kadosh" w:date="2015-08-01T16:20:00Z">
        <w:r w:rsidDel="009A169A">
          <w:delText xml:space="preserve">*  </w:delText>
        </w:r>
      </w:del>
    </w:p>
    <w:p w14:paraId="35F58538" w14:textId="30B4123B" w:rsidR="00464E4A" w:rsidDel="009A169A" w:rsidRDefault="00464E4A" w:rsidP="00464E4A">
      <w:pPr>
        <w:pStyle w:val="code"/>
        <w:rPr>
          <w:del w:id="1545" w:author="Matty Kadosh" w:date="2015-08-01T16:20:00Z"/>
        </w:rPr>
      </w:pPr>
      <w:del w:id="1546" w:author="Matty Kadosh" w:date="2015-08-01T16:20:00Z">
        <w:r w:rsidDel="009A169A">
          <w:delText>*</w:delText>
        </w:r>
      </w:del>
    </w:p>
    <w:p w14:paraId="27047C4D" w14:textId="46AE60D1" w:rsidR="00464E4A" w:rsidRPr="007C0B8D" w:rsidDel="009A169A" w:rsidRDefault="00464E4A" w:rsidP="007C0B8D">
      <w:pPr>
        <w:pStyle w:val="code"/>
        <w:rPr>
          <w:del w:id="1547" w:author="Matty Kadosh" w:date="2015-08-01T16:20:00Z"/>
        </w:rPr>
      </w:pPr>
      <w:del w:id="1548" w:author="Matty Kadosh" w:date="2015-08-01T16:20:00Z">
        <w:r w:rsidDel="009A169A">
          <w:delText xml:space="preserve">* Return </w:delText>
        </w:r>
        <w:r w:rsidRPr="007C0B8D" w:rsidDel="009A169A">
          <w:delText>Values:</w:delText>
        </w:r>
      </w:del>
    </w:p>
    <w:p w14:paraId="72217055" w14:textId="2AC51522" w:rsidR="00464E4A" w:rsidRPr="007C0B8D" w:rsidDel="009A169A" w:rsidRDefault="00464E4A" w:rsidP="007C0B8D">
      <w:pPr>
        <w:pStyle w:val="code"/>
        <w:rPr>
          <w:del w:id="1549" w:author="Matty Kadosh" w:date="2015-08-01T16:20:00Z"/>
        </w:rPr>
      </w:pPr>
      <w:del w:id="1550" w:author="Matty Kadosh" w:date="2015-08-01T16:20:00Z">
        <w:r w:rsidRPr="007C0B8D" w:rsidDel="009A169A">
          <w:delText>*    SAI_STATUS_SUCCESS on success</w:delText>
        </w:r>
      </w:del>
    </w:p>
    <w:p w14:paraId="07DF6F55" w14:textId="65C87FB5" w:rsidR="00464E4A" w:rsidRPr="007C0B8D" w:rsidDel="009A169A" w:rsidRDefault="00464E4A" w:rsidP="007C0B8D">
      <w:pPr>
        <w:pStyle w:val="code"/>
        <w:rPr>
          <w:del w:id="1551" w:author="Matty Kadosh" w:date="2015-08-01T16:20:00Z"/>
        </w:rPr>
      </w:pPr>
      <w:del w:id="1552" w:author="Matty Kadosh" w:date="2015-08-01T16:20:00Z">
        <w:r w:rsidRPr="007C0B8D" w:rsidDel="009A169A">
          <w:delText>*    Failure status code on error</w:delText>
        </w:r>
      </w:del>
    </w:p>
    <w:p w14:paraId="21BECC80" w14:textId="57D83219" w:rsidR="00464E4A" w:rsidRPr="007C0B8D" w:rsidDel="009A169A" w:rsidRDefault="00464E4A" w:rsidP="007C0B8D">
      <w:pPr>
        <w:pStyle w:val="code"/>
        <w:rPr>
          <w:del w:id="1553" w:author="Matty Kadosh" w:date="2015-08-01T16:20:00Z"/>
        </w:rPr>
      </w:pPr>
      <w:del w:id="1554" w:author="Matty Kadosh" w:date="2015-08-01T16:20:00Z">
        <w:r w:rsidRPr="007C0B8D" w:rsidDel="009A169A">
          <w:delText>*/</w:delText>
        </w:r>
      </w:del>
    </w:p>
    <w:p w14:paraId="2FB7FBF4" w14:textId="1C06BFC7" w:rsidR="007C0B8D" w:rsidRPr="007C0B8D" w:rsidDel="009A169A" w:rsidRDefault="007C0B8D" w:rsidP="007C0B8D">
      <w:pPr>
        <w:pStyle w:val="code"/>
        <w:rPr>
          <w:del w:id="1555" w:author="Matty Kadosh" w:date="2015-08-01T16:20:00Z"/>
        </w:rPr>
      </w:pPr>
    </w:p>
    <w:p w14:paraId="404994FC" w14:textId="0A104ACF" w:rsidR="00262BDB" w:rsidRPr="007C0B8D" w:rsidDel="009A169A" w:rsidRDefault="00464E4A" w:rsidP="007C0B8D">
      <w:pPr>
        <w:pStyle w:val="code"/>
        <w:rPr>
          <w:del w:id="1556" w:author="Matty Kadosh" w:date="2015-08-01T16:20:00Z"/>
        </w:rPr>
      </w:pPr>
      <w:del w:id="1557" w:author="Matty Kadosh" w:date="2015-08-01T16:20:00Z">
        <w:r w:rsidRPr="007C0B8D" w:rsidDel="009A169A">
          <w:delText>typedef sai_stat</w:delText>
        </w:r>
        <w:r w:rsidR="007C0B8D" w:rsidRPr="007C0B8D" w:rsidDel="009A169A">
          <w:delText>us_t (*sai_create_buffer</w:delText>
        </w:r>
        <w:r w:rsidR="006D4B6F" w:rsidDel="009A169A">
          <w:delText>_pool</w:delText>
        </w:r>
        <w:r w:rsidR="007C0B8D" w:rsidRPr="007C0B8D" w:rsidDel="009A169A">
          <w:delText>_fn</w:delText>
        </w:r>
        <w:r w:rsidRPr="007C0B8D" w:rsidDel="009A169A">
          <w:delText>)(</w:delText>
        </w:r>
      </w:del>
    </w:p>
    <w:p w14:paraId="61E55D1D" w14:textId="641EC5C9" w:rsidR="00464E4A" w:rsidDel="009A169A" w:rsidRDefault="00464E4A" w:rsidP="007C0B8D">
      <w:pPr>
        <w:pStyle w:val="code"/>
        <w:rPr>
          <w:del w:id="1558" w:author="Matty Kadosh" w:date="2015-08-01T16:20:00Z"/>
        </w:rPr>
      </w:pPr>
      <w:del w:id="1559" w:author="Matty Kadosh" w:date="2015-08-01T16:20:00Z">
        <w:r w:rsidRPr="007C0B8D" w:rsidDel="009A169A">
          <w:delText xml:space="preserve">    _in_out</w:delText>
        </w:r>
      </w:del>
      <w:ins w:id="1560" w:author="Guohan Lu" w:date="2015-05-19T09:59:00Z">
        <w:del w:id="1561" w:author="Matty Kadosh" w:date="2015-08-01T16:20:00Z">
          <w:r w:rsidR="0093420F" w:rsidDel="009A169A">
            <w:delText>Out</w:delText>
          </w:r>
        </w:del>
      </w:ins>
      <w:del w:id="1562" w:author="Matty Kadosh" w:date="2015-08-01T16:20:00Z">
        <w:r w:rsidRPr="007C0B8D" w:rsidDel="009A169A">
          <w:delText xml:space="preserve"> sai_</w:delText>
        </w:r>
        <w:r w:rsidR="006D4B6F" w:rsidDel="009A169A">
          <w:delText>object</w:delText>
        </w:r>
        <w:r w:rsidR="00262BDB" w:rsidRPr="007C0B8D" w:rsidDel="009A169A">
          <w:delText>_id</w:delText>
        </w:r>
        <w:r w:rsidRPr="007C0B8D" w:rsidDel="009A169A">
          <w:delText xml:space="preserve">_t* </w:delText>
        </w:r>
        <w:r w:rsidR="006D4B6F" w:rsidDel="009A169A">
          <w:delText>pool</w:delText>
        </w:r>
        <w:r w:rsidR="00262BDB" w:rsidRPr="007C0B8D" w:rsidDel="009A169A">
          <w:delText>_</w:delText>
        </w:r>
        <w:r w:rsidR="00262BDB" w:rsidDel="009A169A">
          <w:delText>id</w:delText>
        </w:r>
        <w:r w:rsidDel="009A169A">
          <w:delText>,</w:delText>
        </w:r>
      </w:del>
    </w:p>
    <w:p w14:paraId="37320C02" w14:textId="2C07EE01" w:rsidR="00464E4A" w:rsidRPr="0093420F" w:rsidDel="009A169A" w:rsidRDefault="0093420F" w:rsidP="00464E4A">
      <w:pPr>
        <w:pStyle w:val="code"/>
        <w:rPr>
          <w:del w:id="1563" w:author="Matty Kadosh" w:date="2015-08-01T16:20:00Z"/>
          <w:color w:val="FF0000"/>
          <w:rPrChange w:id="1564" w:author="Guohan Lu" w:date="2015-05-19T09:59:00Z">
            <w:rPr>
              <w:del w:id="1565" w:author="Matty Kadosh" w:date="2015-08-01T16:20:00Z"/>
            </w:rPr>
          </w:rPrChange>
        </w:rPr>
      </w:pPr>
      <w:ins w:id="1566" w:author="Guohan Lu" w:date="2015-05-19T09:59:00Z">
        <w:del w:id="1567" w:author="Matty Kadosh" w:date="2015-08-01T16:20:00Z">
          <w:r w:rsidRPr="0093420F" w:rsidDel="009A169A">
            <w:rPr>
              <w:color w:val="FF0000"/>
              <w:rPrChange w:id="1568" w:author="Guohan Lu" w:date="2015-05-19T09:59:00Z">
                <w:rPr/>
              </w:rPrChange>
            </w:rPr>
            <w:delText>Missing attributes</w:delText>
          </w:r>
        </w:del>
      </w:ins>
    </w:p>
    <w:p w14:paraId="160386D7" w14:textId="4742730E" w:rsidR="00464E4A" w:rsidDel="009A169A" w:rsidRDefault="00464E4A" w:rsidP="00464E4A">
      <w:pPr>
        <w:pStyle w:val="code"/>
        <w:rPr>
          <w:del w:id="1569" w:author="Matty Kadosh" w:date="2015-08-01T16:20:00Z"/>
        </w:rPr>
      </w:pPr>
      <w:del w:id="1570" w:author="Matty Kadosh" w:date="2015-08-01T16:20:00Z">
        <w:r w:rsidDel="009A169A">
          <w:delText xml:space="preserve">   );</w:delText>
        </w:r>
      </w:del>
    </w:p>
    <w:p w14:paraId="20589EFA" w14:textId="5B44BFFE" w:rsidR="007C0B8D" w:rsidDel="009A169A" w:rsidRDefault="007C0B8D" w:rsidP="00464E4A">
      <w:pPr>
        <w:pStyle w:val="code"/>
        <w:rPr>
          <w:del w:id="1571" w:author="Matty Kadosh" w:date="2015-08-01T16:20:00Z"/>
        </w:rPr>
      </w:pPr>
    </w:p>
    <w:p w14:paraId="02D7B17E" w14:textId="7786604B" w:rsidR="007C0B8D" w:rsidDel="009A169A" w:rsidRDefault="007C0B8D" w:rsidP="00464E4A">
      <w:pPr>
        <w:pStyle w:val="code"/>
        <w:rPr>
          <w:del w:id="1572" w:author="Matty Kadosh" w:date="2015-08-01T16:20:00Z"/>
        </w:rPr>
      </w:pPr>
    </w:p>
    <w:p w14:paraId="27C0EBFE" w14:textId="79290219" w:rsidR="007C0B8D" w:rsidDel="009A169A" w:rsidRDefault="007C0B8D" w:rsidP="007C0B8D">
      <w:pPr>
        <w:pStyle w:val="code"/>
        <w:rPr>
          <w:del w:id="1573" w:author="Matty Kadosh" w:date="2015-08-01T16:20:00Z"/>
        </w:rPr>
      </w:pPr>
      <w:del w:id="1574" w:author="Matty Kadosh" w:date="2015-08-01T16:20:00Z">
        <w:r w:rsidDel="009A169A">
          <w:delText>/*</w:delText>
        </w:r>
      </w:del>
    </w:p>
    <w:p w14:paraId="2F2A321D" w14:textId="354265CE" w:rsidR="007C0B8D" w:rsidDel="009A169A" w:rsidRDefault="007C0B8D" w:rsidP="007C0B8D">
      <w:pPr>
        <w:pStyle w:val="code"/>
        <w:rPr>
          <w:del w:id="1575" w:author="Matty Kadosh" w:date="2015-08-01T16:20:00Z"/>
        </w:rPr>
      </w:pPr>
      <w:del w:id="1576" w:author="Matty Kadosh" w:date="2015-08-01T16:20:00Z">
        <w:r w:rsidDel="009A169A">
          <w:delText>* Routine Description:</w:delText>
        </w:r>
      </w:del>
    </w:p>
    <w:p w14:paraId="00D14DEB" w14:textId="472A9732" w:rsidR="007C0B8D" w:rsidDel="009A169A" w:rsidRDefault="007C0B8D" w:rsidP="007C0B8D">
      <w:pPr>
        <w:pStyle w:val="code"/>
        <w:rPr>
          <w:del w:id="1577" w:author="Matty Kadosh" w:date="2015-08-01T16:20:00Z"/>
        </w:rPr>
      </w:pPr>
      <w:del w:id="1578" w:author="Matty Kadosh" w:date="2015-08-01T16:20:00Z">
        <w:r w:rsidDel="009A169A">
          <w:delText>*    remove buffer</w:delText>
        </w:r>
        <w:r w:rsidR="006D4B6F" w:rsidDel="009A169A">
          <w:delText xml:space="preserve"> pool</w:delText>
        </w:r>
        <w:r w:rsidDel="009A169A">
          <w:delText xml:space="preserve">     .</w:delText>
        </w:r>
      </w:del>
    </w:p>
    <w:p w14:paraId="78A6D981" w14:textId="47F7468F" w:rsidR="007C0B8D" w:rsidDel="009A169A" w:rsidRDefault="007C0B8D" w:rsidP="007C0B8D">
      <w:pPr>
        <w:pStyle w:val="code"/>
        <w:rPr>
          <w:del w:id="1579" w:author="Matty Kadosh" w:date="2015-08-01T16:20:00Z"/>
        </w:rPr>
      </w:pPr>
      <w:del w:id="1580" w:author="Matty Kadosh" w:date="2015-08-01T16:20:00Z">
        <w:r w:rsidDel="009A169A">
          <w:delText>*</w:delText>
        </w:r>
      </w:del>
    </w:p>
    <w:p w14:paraId="33F31F5A" w14:textId="745ABD47" w:rsidR="007C0B8D" w:rsidDel="009A169A" w:rsidRDefault="007C0B8D" w:rsidP="007C0B8D">
      <w:pPr>
        <w:pStyle w:val="code"/>
        <w:rPr>
          <w:del w:id="1581" w:author="Matty Kadosh" w:date="2015-08-01T16:20:00Z"/>
        </w:rPr>
      </w:pPr>
      <w:del w:id="1582" w:author="Matty Kadosh" w:date="2015-08-01T16:20:00Z">
        <w:r w:rsidDel="009A169A">
          <w:delText>* Arguments:</w:delText>
        </w:r>
      </w:del>
    </w:p>
    <w:p w14:paraId="11069DE2" w14:textId="114BAC91" w:rsidR="007C0B8D" w:rsidDel="009A169A" w:rsidRDefault="008D0977" w:rsidP="007C0B8D">
      <w:pPr>
        <w:pStyle w:val="code"/>
        <w:rPr>
          <w:del w:id="1583" w:author="Matty Kadosh" w:date="2015-08-01T16:20:00Z"/>
        </w:rPr>
      </w:pPr>
      <w:del w:id="1584" w:author="Matty Kadosh" w:date="2015-08-01T16:20:00Z">
        <w:r w:rsidDel="009A169A">
          <w:delText>*  [in</w:delText>
        </w:r>
        <w:r w:rsidR="006D4B6F" w:rsidDel="009A169A">
          <w:delText>] pool_id  -pool</w:delText>
        </w:r>
        <w:r w:rsidR="007C0B8D" w:rsidDel="009A169A">
          <w:delText xml:space="preserve"> id </w:delText>
        </w:r>
      </w:del>
    </w:p>
    <w:p w14:paraId="45E3A6F1" w14:textId="1F27F34C" w:rsidR="007C0B8D" w:rsidDel="009A169A" w:rsidRDefault="007C0B8D" w:rsidP="007C0B8D">
      <w:pPr>
        <w:pStyle w:val="code"/>
        <w:rPr>
          <w:del w:id="1585" w:author="Matty Kadosh" w:date="2015-08-01T16:20:00Z"/>
        </w:rPr>
      </w:pPr>
      <w:del w:id="1586" w:author="Matty Kadosh" w:date="2015-08-01T16:20:00Z">
        <w:r w:rsidDel="009A169A">
          <w:delText xml:space="preserve">*  </w:delText>
        </w:r>
      </w:del>
    </w:p>
    <w:p w14:paraId="49883C19" w14:textId="5AAD5C10" w:rsidR="007C0B8D" w:rsidDel="009A169A" w:rsidRDefault="007C0B8D" w:rsidP="007C0B8D">
      <w:pPr>
        <w:pStyle w:val="code"/>
        <w:rPr>
          <w:del w:id="1587" w:author="Matty Kadosh" w:date="2015-08-01T16:20:00Z"/>
        </w:rPr>
      </w:pPr>
      <w:del w:id="1588" w:author="Matty Kadosh" w:date="2015-08-01T16:20:00Z">
        <w:r w:rsidDel="009A169A">
          <w:delText>*</w:delText>
        </w:r>
      </w:del>
    </w:p>
    <w:p w14:paraId="0A766F0A" w14:textId="47B1A728" w:rsidR="007C0B8D" w:rsidDel="009A169A" w:rsidRDefault="007C0B8D" w:rsidP="007C0B8D">
      <w:pPr>
        <w:pStyle w:val="code"/>
        <w:rPr>
          <w:del w:id="1589" w:author="Matty Kadosh" w:date="2015-08-01T16:20:00Z"/>
        </w:rPr>
      </w:pPr>
      <w:del w:id="1590" w:author="Matty Kadosh" w:date="2015-08-01T16:20:00Z">
        <w:r w:rsidDel="009A169A">
          <w:delText>* Return Values:</w:delText>
        </w:r>
      </w:del>
    </w:p>
    <w:p w14:paraId="7C8E91F2" w14:textId="05667F1A" w:rsidR="007C0B8D" w:rsidDel="009A169A" w:rsidRDefault="007C0B8D" w:rsidP="007C0B8D">
      <w:pPr>
        <w:pStyle w:val="code"/>
        <w:rPr>
          <w:del w:id="1591" w:author="Matty Kadosh" w:date="2015-08-01T16:20:00Z"/>
        </w:rPr>
      </w:pPr>
      <w:del w:id="1592" w:author="Matty Kadosh" w:date="2015-08-01T16:20:00Z">
        <w:r w:rsidDel="009A169A">
          <w:delText>*    SAI_STATUS_SUCCESS on success</w:delText>
        </w:r>
      </w:del>
    </w:p>
    <w:p w14:paraId="0481DD6A" w14:textId="4826CC8E" w:rsidR="007C0B8D" w:rsidDel="009A169A" w:rsidRDefault="007C0B8D" w:rsidP="007C0B8D">
      <w:pPr>
        <w:pStyle w:val="code"/>
        <w:rPr>
          <w:del w:id="1593" w:author="Matty Kadosh" w:date="2015-08-01T16:20:00Z"/>
        </w:rPr>
      </w:pPr>
      <w:del w:id="1594" w:author="Matty Kadosh" w:date="2015-08-01T16:20:00Z">
        <w:r w:rsidDel="009A169A">
          <w:delText>*    Failure status code on error</w:delText>
        </w:r>
      </w:del>
    </w:p>
    <w:p w14:paraId="0517DF96" w14:textId="138241B3" w:rsidR="007C0B8D" w:rsidDel="009A169A" w:rsidRDefault="007C0B8D" w:rsidP="007C0B8D">
      <w:pPr>
        <w:pStyle w:val="code"/>
        <w:rPr>
          <w:del w:id="1595" w:author="Matty Kadosh" w:date="2015-08-01T16:20:00Z"/>
        </w:rPr>
      </w:pPr>
      <w:del w:id="1596" w:author="Matty Kadosh" w:date="2015-08-01T16:20:00Z">
        <w:r w:rsidDel="009A169A">
          <w:delText>*/</w:delText>
        </w:r>
      </w:del>
    </w:p>
    <w:p w14:paraId="7FE93A2E" w14:textId="071F28E7" w:rsidR="007C0B8D" w:rsidDel="009A169A" w:rsidRDefault="007C0B8D" w:rsidP="007C0B8D">
      <w:pPr>
        <w:pStyle w:val="code"/>
        <w:rPr>
          <w:del w:id="1597" w:author="Matty Kadosh" w:date="2015-08-01T16:20:00Z"/>
        </w:rPr>
      </w:pPr>
    </w:p>
    <w:p w14:paraId="3169FBDC" w14:textId="115B8874" w:rsidR="007C0B8D" w:rsidDel="009A169A" w:rsidRDefault="007C0B8D" w:rsidP="007C0B8D">
      <w:pPr>
        <w:pStyle w:val="code"/>
        <w:rPr>
          <w:del w:id="1598" w:author="Matty Kadosh" w:date="2015-08-01T16:20:00Z"/>
        </w:rPr>
      </w:pPr>
      <w:del w:id="1599" w:author="Matty Kadosh" w:date="2015-08-01T16:20:00Z">
        <w:r w:rsidDel="009A169A">
          <w:delText>typedef sai_status_t (*</w:delText>
        </w:r>
        <w:r w:rsidRPr="007C0B8D" w:rsidDel="009A169A">
          <w:delText>sai_</w:delText>
        </w:r>
        <w:r w:rsidDel="009A169A">
          <w:delText>remove</w:delText>
        </w:r>
        <w:r w:rsidR="006D4B6F" w:rsidDel="009A169A">
          <w:delText>_buffer_pool</w:delText>
        </w:r>
        <w:r w:rsidRPr="007C0B8D" w:rsidDel="009A169A">
          <w:delText>_fn)(</w:delText>
        </w:r>
      </w:del>
    </w:p>
    <w:p w14:paraId="49EFF838" w14:textId="0B3A15FC" w:rsidR="007C0B8D" w:rsidDel="009A169A" w:rsidRDefault="008D0977" w:rsidP="00F333EB">
      <w:pPr>
        <w:pStyle w:val="code"/>
        <w:rPr>
          <w:del w:id="1600" w:author="Matty Kadosh" w:date="2015-08-01T16:20:00Z"/>
        </w:rPr>
      </w:pPr>
      <w:del w:id="1601" w:author="Matty Kadosh" w:date="2015-08-01T16:20:00Z">
        <w:r w:rsidDel="009A169A">
          <w:delText xml:space="preserve">    </w:delText>
        </w:r>
        <w:r w:rsidR="00F333EB" w:rsidDel="009A169A">
          <w:delText xml:space="preserve">                   </w:delText>
        </w:r>
        <w:r w:rsidDel="009A169A">
          <w:delText xml:space="preserve">_in_ </w:delText>
        </w:r>
        <w:r w:rsidR="006D4B6F" w:rsidDel="009A169A">
          <w:delText>sai_object</w:delText>
        </w:r>
        <w:r w:rsidR="007C0B8D" w:rsidDel="009A169A">
          <w:delText>_id_t*</w:delText>
        </w:r>
        <w:r w:rsidR="007C0B8D" w:rsidRPr="00EE6E17" w:rsidDel="009A169A">
          <w:delText xml:space="preserve"> </w:delText>
        </w:r>
        <w:r w:rsidR="006D4B6F" w:rsidDel="009A169A">
          <w:delText>pool</w:delText>
        </w:r>
        <w:r w:rsidR="00F333EB" w:rsidDel="009A169A">
          <w:delText>_id</w:delText>
        </w:r>
        <w:r w:rsidR="007C0B8D" w:rsidDel="009A169A">
          <w:delText>);</w:delText>
        </w:r>
      </w:del>
    </w:p>
    <w:p w14:paraId="16125942" w14:textId="4E6A27E8" w:rsidR="007C0B8D" w:rsidDel="009A169A" w:rsidRDefault="007C0B8D" w:rsidP="007C0B8D">
      <w:pPr>
        <w:pStyle w:val="code"/>
        <w:rPr>
          <w:del w:id="1602" w:author="Matty Kadosh" w:date="2015-08-01T16:20:00Z"/>
        </w:rPr>
      </w:pPr>
    </w:p>
    <w:p w14:paraId="58F6F571" w14:textId="5989D46F" w:rsidR="007C0B8D" w:rsidDel="009A169A" w:rsidRDefault="007C0B8D" w:rsidP="007C0B8D">
      <w:pPr>
        <w:pStyle w:val="code"/>
        <w:rPr>
          <w:del w:id="1603" w:author="Matty Kadosh" w:date="2015-08-01T16:20:00Z"/>
        </w:rPr>
      </w:pPr>
    </w:p>
    <w:p w14:paraId="1532E04C" w14:textId="17A78868" w:rsidR="007C0B8D" w:rsidDel="009A169A" w:rsidRDefault="007C0B8D" w:rsidP="007C0B8D">
      <w:pPr>
        <w:pStyle w:val="code"/>
        <w:rPr>
          <w:del w:id="1604" w:author="Matty Kadosh" w:date="2015-08-01T16:20:00Z"/>
        </w:rPr>
      </w:pPr>
    </w:p>
    <w:p w14:paraId="5BD37AD5" w14:textId="1128CEB5" w:rsidR="007C0B8D" w:rsidDel="009A169A" w:rsidRDefault="007C0B8D" w:rsidP="007C0B8D">
      <w:pPr>
        <w:pStyle w:val="code"/>
        <w:rPr>
          <w:del w:id="1605" w:author="Matty Kadosh" w:date="2015-08-01T16:20:00Z"/>
        </w:rPr>
      </w:pPr>
    </w:p>
    <w:p w14:paraId="5B1C1232" w14:textId="658EAFD2" w:rsidR="007C0B8D" w:rsidDel="009A169A" w:rsidRDefault="007C0B8D" w:rsidP="007C0B8D">
      <w:pPr>
        <w:pStyle w:val="code"/>
        <w:rPr>
          <w:del w:id="1606" w:author="Matty Kadosh" w:date="2015-08-01T16:20:00Z"/>
        </w:rPr>
      </w:pPr>
    </w:p>
    <w:p w14:paraId="5EF2F9AE" w14:textId="2DFC02BA" w:rsidR="007C0B8D" w:rsidDel="009A169A" w:rsidRDefault="007C0B8D" w:rsidP="007C0B8D">
      <w:pPr>
        <w:pStyle w:val="code"/>
        <w:rPr>
          <w:del w:id="1607" w:author="Matty Kadosh" w:date="2015-08-01T16:20:00Z"/>
        </w:rPr>
      </w:pPr>
    </w:p>
    <w:p w14:paraId="2A61692B" w14:textId="38016194" w:rsidR="007C0B8D" w:rsidDel="009A169A" w:rsidRDefault="007C0B8D" w:rsidP="007C0B8D">
      <w:pPr>
        <w:pStyle w:val="code"/>
        <w:rPr>
          <w:del w:id="1608" w:author="Matty Kadosh" w:date="2015-08-01T16:20:00Z"/>
        </w:rPr>
      </w:pPr>
    </w:p>
    <w:p w14:paraId="760C721B" w14:textId="28093399" w:rsidR="007C0B8D" w:rsidDel="009A169A" w:rsidRDefault="007C0B8D" w:rsidP="007C0B8D">
      <w:pPr>
        <w:pStyle w:val="code"/>
        <w:rPr>
          <w:del w:id="1609" w:author="Matty Kadosh" w:date="2015-08-01T16:20:00Z"/>
        </w:rPr>
      </w:pPr>
    </w:p>
    <w:p w14:paraId="56826DB1" w14:textId="040D3D57" w:rsidR="007C0B8D" w:rsidDel="009A169A" w:rsidRDefault="007C0B8D" w:rsidP="007C0B8D">
      <w:pPr>
        <w:pStyle w:val="code"/>
        <w:rPr>
          <w:del w:id="1610" w:author="Matty Kadosh" w:date="2015-08-01T16:20:00Z"/>
        </w:rPr>
      </w:pPr>
    </w:p>
    <w:p w14:paraId="64B7111D" w14:textId="0AF6F465" w:rsidR="007C0B8D" w:rsidDel="009A169A" w:rsidRDefault="007C0B8D" w:rsidP="007C0B8D">
      <w:pPr>
        <w:pStyle w:val="code"/>
        <w:rPr>
          <w:del w:id="1611" w:author="Matty Kadosh" w:date="2015-08-01T16:20:00Z"/>
        </w:rPr>
      </w:pPr>
    </w:p>
    <w:p w14:paraId="5E18825D" w14:textId="3F0A8C9A" w:rsidR="007C0B8D" w:rsidDel="009A169A" w:rsidRDefault="007C0B8D" w:rsidP="007C0B8D">
      <w:pPr>
        <w:pStyle w:val="code"/>
        <w:rPr>
          <w:del w:id="1612" w:author="Matty Kadosh" w:date="2015-08-01T16:20:00Z"/>
        </w:rPr>
      </w:pPr>
    </w:p>
    <w:p w14:paraId="6D4E1B26" w14:textId="12C0B57B" w:rsidR="007C0B8D" w:rsidDel="009A169A" w:rsidRDefault="007C0B8D" w:rsidP="007C0B8D">
      <w:pPr>
        <w:pStyle w:val="code"/>
        <w:rPr>
          <w:del w:id="1613" w:author="Matty Kadosh" w:date="2015-08-01T16:20:00Z"/>
        </w:rPr>
      </w:pPr>
    </w:p>
    <w:p w14:paraId="68747A30" w14:textId="05FEF8BE" w:rsidR="007C0B8D" w:rsidRPr="007C0B8D" w:rsidDel="009A169A" w:rsidRDefault="007C0B8D" w:rsidP="007C0B8D">
      <w:pPr>
        <w:pStyle w:val="code"/>
        <w:rPr>
          <w:del w:id="1614" w:author="Matty Kadosh" w:date="2015-08-01T16:20:00Z"/>
        </w:rPr>
      </w:pPr>
      <w:del w:id="1615" w:author="Matty Kadosh" w:date="2015-08-01T16:20:00Z">
        <w:r w:rsidRPr="007C0B8D" w:rsidDel="009A169A">
          <w:delText>/*</w:delText>
        </w:r>
      </w:del>
    </w:p>
    <w:p w14:paraId="5780672A" w14:textId="21994853" w:rsidR="007C0B8D" w:rsidRPr="007C0B8D" w:rsidDel="009A169A" w:rsidRDefault="007C0B8D" w:rsidP="007C0B8D">
      <w:pPr>
        <w:pStyle w:val="code"/>
        <w:rPr>
          <w:del w:id="1616" w:author="Matty Kadosh" w:date="2015-08-01T16:20:00Z"/>
        </w:rPr>
      </w:pPr>
      <w:del w:id="1617" w:author="Matty Kadosh" w:date="2015-08-01T16:20:00Z">
        <w:r w:rsidRPr="007C0B8D" w:rsidDel="009A169A">
          <w:delText>* Routine Description:</w:delText>
        </w:r>
      </w:del>
    </w:p>
    <w:p w14:paraId="7402AD64" w14:textId="59638C71" w:rsidR="007C0B8D" w:rsidRPr="007C0B8D" w:rsidDel="009A169A" w:rsidRDefault="007C0B8D" w:rsidP="007C0B8D">
      <w:pPr>
        <w:pStyle w:val="code"/>
        <w:rPr>
          <w:del w:id="1618" w:author="Matty Kadosh" w:date="2015-08-01T16:20:00Z"/>
        </w:rPr>
      </w:pPr>
      <w:del w:id="1619" w:author="Matty Kadosh" w:date="2015-08-01T16:20:00Z">
        <w:r w:rsidRPr="007C0B8D" w:rsidDel="009A169A">
          <w:delText>* set buffer</w:delText>
        </w:r>
        <w:r w:rsidR="006D4B6F" w:rsidDel="009A169A">
          <w:delText xml:space="preserve"> pool</w:delText>
        </w:r>
        <w:r w:rsidRPr="007C0B8D" w:rsidDel="009A169A">
          <w:delText xml:space="preserve"> attributes.</w:delText>
        </w:r>
      </w:del>
    </w:p>
    <w:p w14:paraId="25C2CE30" w14:textId="5B0FA317" w:rsidR="007C0B8D" w:rsidRPr="007C0B8D" w:rsidDel="009A169A" w:rsidRDefault="007C0B8D" w:rsidP="007C0B8D">
      <w:pPr>
        <w:pStyle w:val="code"/>
        <w:rPr>
          <w:del w:id="1620" w:author="Matty Kadosh" w:date="2015-08-01T16:20:00Z"/>
        </w:rPr>
      </w:pPr>
      <w:del w:id="1621" w:author="Matty Kadosh" w:date="2015-08-01T16:20:00Z">
        <w:r w:rsidRPr="007C0B8D" w:rsidDel="009A169A">
          <w:delText>* Arguments:</w:delText>
        </w:r>
      </w:del>
    </w:p>
    <w:p w14:paraId="3D6CE0D4" w14:textId="1F120F31" w:rsidR="007C0B8D" w:rsidRPr="007C0B8D" w:rsidDel="009A169A" w:rsidRDefault="006D4B6F" w:rsidP="007C0B8D">
      <w:pPr>
        <w:pStyle w:val="code"/>
        <w:rPr>
          <w:del w:id="1622" w:author="Matty Kadosh" w:date="2015-08-01T16:20:00Z"/>
        </w:rPr>
      </w:pPr>
      <w:del w:id="1623" w:author="Matty Kadosh" w:date="2015-08-01T16:20:00Z">
        <w:r w:rsidDel="009A169A">
          <w:delText>* [in] pool</w:delText>
        </w:r>
        <w:r w:rsidR="001E208A" w:rsidDel="009A169A">
          <w:delText>_id – pool</w:delText>
        </w:r>
        <w:r w:rsidR="007C0B8D" w:rsidRPr="007C0B8D" w:rsidDel="009A169A">
          <w:delText xml:space="preserve"> id </w:delText>
        </w:r>
      </w:del>
    </w:p>
    <w:p w14:paraId="14F9F33E" w14:textId="5866D060" w:rsidR="008D0977" w:rsidDel="009A169A" w:rsidRDefault="007C0B8D" w:rsidP="008D0977">
      <w:pPr>
        <w:pStyle w:val="code"/>
        <w:rPr>
          <w:del w:id="1624" w:author="Matty Kadosh" w:date="2015-08-01T16:20:00Z"/>
        </w:rPr>
      </w:pPr>
      <w:del w:id="1625" w:author="Matty Kadosh" w:date="2015-08-01T16:20:00Z">
        <w:r w:rsidRPr="007C0B8D" w:rsidDel="009A169A">
          <w:delText xml:space="preserve">* </w:delText>
        </w:r>
        <w:r w:rsidR="008D0977" w:rsidDel="009A169A">
          <w:delText>[in]</w:delText>
        </w:r>
        <w:r w:rsidR="008D0977" w:rsidRPr="00144C06" w:rsidDel="009A169A">
          <w:delText xml:space="preserve"> </w:delText>
        </w:r>
        <w:r w:rsidR="008D0977" w:rsidDel="009A169A">
          <w:delText>attr_count - n</w:delText>
        </w:r>
        <w:r w:rsidR="008D0977" w:rsidRPr="00144C06" w:rsidDel="009A169A">
          <w:delText>umber of attributes</w:delText>
        </w:r>
      </w:del>
    </w:p>
    <w:p w14:paraId="53F55D46" w14:textId="697D3A55" w:rsidR="007C0B8D" w:rsidRPr="007C0B8D" w:rsidDel="009A169A" w:rsidRDefault="008D0977" w:rsidP="008D0977">
      <w:pPr>
        <w:pStyle w:val="code"/>
        <w:rPr>
          <w:del w:id="1626" w:author="Matty Kadosh" w:date="2015-08-01T16:20:00Z"/>
        </w:rPr>
      </w:pPr>
      <w:del w:id="1627" w:author="Matty Kadosh" w:date="2015-08-01T16:20:00Z">
        <w:r w:rsidDel="009A169A">
          <w:delText>* [in]</w:delText>
        </w:r>
        <w:r w:rsidRPr="00144C06" w:rsidDel="009A169A">
          <w:delText xml:space="preserve"> </w:delText>
        </w:r>
        <w:r w:rsidDel="009A169A">
          <w:delText xml:space="preserve">attr_list - </w:delText>
        </w:r>
        <w:r w:rsidRPr="00144C06" w:rsidDel="009A169A">
          <w:delText>array of attributes</w:delText>
        </w:r>
        <w:r w:rsidR="007C0B8D" w:rsidRPr="007C0B8D" w:rsidDel="009A169A">
          <w:delText xml:space="preserve"> </w:delText>
        </w:r>
      </w:del>
    </w:p>
    <w:p w14:paraId="070838C6" w14:textId="0433ABCB" w:rsidR="007C0B8D" w:rsidRPr="007C0B8D" w:rsidDel="009A169A" w:rsidRDefault="007C0B8D" w:rsidP="007C0B8D">
      <w:pPr>
        <w:pStyle w:val="code"/>
        <w:rPr>
          <w:del w:id="1628" w:author="Matty Kadosh" w:date="2015-08-01T16:20:00Z"/>
        </w:rPr>
      </w:pPr>
      <w:del w:id="1629" w:author="Matty Kadosh" w:date="2015-08-01T16:20:00Z">
        <w:r w:rsidRPr="007C0B8D" w:rsidDel="009A169A">
          <w:delText>*</w:delText>
        </w:r>
      </w:del>
    </w:p>
    <w:p w14:paraId="6176BE72" w14:textId="4D524736" w:rsidR="007C0B8D" w:rsidRPr="007C0B8D" w:rsidDel="009A169A" w:rsidRDefault="007C0B8D" w:rsidP="007C0B8D">
      <w:pPr>
        <w:pStyle w:val="code"/>
        <w:rPr>
          <w:del w:id="1630" w:author="Matty Kadosh" w:date="2015-08-01T16:20:00Z"/>
        </w:rPr>
      </w:pPr>
      <w:del w:id="1631" w:author="Matty Kadosh" w:date="2015-08-01T16:20:00Z">
        <w:r w:rsidRPr="007C0B8D" w:rsidDel="009A169A">
          <w:delText>* Return Values:</w:delText>
        </w:r>
      </w:del>
    </w:p>
    <w:p w14:paraId="2375164C" w14:textId="6882D2DC" w:rsidR="007C0B8D" w:rsidRPr="007C0B8D" w:rsidDel="009A169A" w:rsidRDefault="007C0B8D" w:rsidP="007C0B8D">
      <w:pPr>
        <w:pStyle w:val="code"/>
        <w:rPr>
          <w:del w:id="1632" w:author="Matty Kadosh" w:date="2015-08-01T16:20:00Z"/>
        </w:rPr>
      </w:pPr>
      <w:del w:id="1633" w:author="Matty Kadosh" w:date="2015-08-01T16:20:00Z">
        <w:r w:rsidRPr="007C0B8D" w:rsidDel="009A169A">
          <w:delText>* SAI_STATUS_SUCCESS on success</w:delText>
        </w:r>
      </w:del>
    </w:p>
    <w:p w14:paraId="5DE53740" w14:textId="7DE01F81" w:rsidR="007C0B8D" w:rsidRPr="007C0B8D" w:rsidDel="009A169A" w:rsidRDefault="007C0B8D" w:rsidP="007C0B8D">
      <w:pPr>
        <w:pStyle w:val="code"/>
        <w:rPr>
          <w:del w:id="1634" w:author="Matty Kadosh" w:date="2015-08-01T16:20:00Z"/>
        </w:rPr>
      </w:pPr>
      <w:del w:id="1635" w:author="Matty Kadosh" w:date="2015-08-01T16:20:00Z">
        <w:r w:rsidRPr="007C0B8D" w:rsidDel="009A169A">
          <w:delText>* Failure status code on error</w:delText>
        </w:r>
      </w:del>
    </w:p>
    <w:p w14:paraId="3D8583B1" w14:textId="1A25930C" w:rsidR="007C0B8D" w:rsidRPr="007C0B8D" w:rsidDel="009A169A" w:rsidRDefault="007C0B8D" w:rsidP="007C0B8D">
      <w:pPr>
        <w:pStyle w:val="code"/>
        <w:rPr>
          <w:del w:id="1636" w:author="Matty Kadosh" w:date="2015-08-01T16:20:00Z"/>
        </w:rPr>
      </w:pPr>
      <w:del w:id="1637" w:author="Matty Kadosh" w:date="2015-08-01T16:20:00Z">
        <w:r w:rsidRPr="007C0B8D" w:rsidDel="009A169A">
          <w:delText>*/</w:delText>
        </w:r>
      </w:del>
    </w:p>
    <w:p w14:paraId="4619F74A" w14:textId="7FBBEDDA" w:rsidR="007C0B8D" w:rsidDel="009A169A" w:rsidRDefault="007C0B8D" w:rsidP="007C0B8D">
      <w:pPr>
        <w:pStyle w:val="code"/>
        <w:rPr>
          <w:del w:id="1638" w:author="Matty Kadosh" w:date="2015-08-01T16:20:00Z"/>
        </w:rPr>
      </w:pPr>
      <w:del w:id="1639" w:author="Matty Kadosh" w:date="2015-08-01T16:20:00Z">
        <w:r w:rsidRPr="007C0B8D" w:rsidDel="009A169A">
          <w:delText>typedef sai_status_t (*sai_set_buffer_</w:delText>
        </w:r>
        <w:r w:rsidR="001E208A" w:rsidDel="009A169A">
          <w:delText>pool_</w:delText>
        </w:r>
        <w:r w:rsidRPr="007C0B8D" w:rsidDel="009A169A">
          <w:delText>attr_fn)(</w:delText>
        </w:r>
      </w:del>
    </w:p>
    <w:p w14:paraId="6D30B17D" w14:textId="33ED3B75" w:rsidR="008D0977" w:rsidDel="009A169A" w:rsidRDefault="008D0977" w:rsidP="00F333EB">
      <w:pPr>
        <w:pStyle w:val="code"/>
        <w:rPr>
          <w:del w:id="1640" w:author="Matty Kadosh" w:date="2015-08-01T16:20:00Z"/>
        </w:rPr>
      </w:pPr>
      <w:del w:id="1641" w:author="Matty Kadosh" w:date="2015-08-01T16:20:00Z">
        <w:r w:rsidDel="009A169A">
          <w:delText xml:space="preserve">      </w:delText>
        </w:r>
        <w:r w:rsidDel="009A169A">
          <w:tab/>
        </w:r>
        <w:r w:rsidDel="009A169A">
          <w:tab/>
        </w:r>
        <w:r w:rsidDel="009A169A">
          <w:tab/>
          <w:delText xml:space="preserve"> </w:delText>
        </w:r>
        <w:r w:rsidR="006D4B6F" w:rsidDel="009A169A">
          <w:delText>_in_ sai_object</w:delText>
        </w:r>
        <w:r w:rsidDel="009A169A">
          <w:delText>_id_t*</w:delText>
        </w:r>
        <w:r w:rsidRPr="00EE6E17" w:rsidDel="009A169A">
          <w:delText xml:space="preserve"> </w:delText>
        </w:r>
        <w:r w:rsidR="001E208A" w:rsidDel="009A169A">
          <w:delText>pool</w:delText>
        </w:r>
        <w:r w:rsidDel="009A169A">
          <w:delText>_id,</w:delText>
        </w:r>
      </w:del>
    </w:p>
    <w:p w14:paraId="0015FFED" w14:textId="1D3872ED" w:rsidR="008D0977" w:rsidDel="009A169A" w:rsidRDefault="008D0977" w:rsidP="008D0977">
      <w:pPr>
        <w:pStyle w:val="code"/>
        <w:rPr>
          <w:del w:id="1642" w:author="Matty Kadosh" w:date="2015-08-01T16:20:00Z"/>
        </w:rPr>
      </w:pPr>
      <w:del w:id="1643" w:author="Matty Kadosh" w:date="2015-08-01T16:20:00Z">
        <w:r w:rsidDel="009A169A">
          <w:delText xml:space="preserve">    </w:delText>
        </w:r>
        <w:r w:rsidDel="009A169A">
          <w:tab/>
        </w:r>
        <w:r w:rsidDel="009A169A">
          <w:tab/>
          <w:delText xml:space="preserve"> </w:delText>
        </w:r>
        <w:r w:rsidDel="009A169A">
          <w:tab/>
          <w:delText xml:space="preserve"> </w:delText>
        </w:r>
        <w:r w:rsidR="00F333EB" w:rsidDel="009A169A">
          <w:delText>_In_ sai_attr_t * attr);</w:delText>
        </w:r>
      </w:del>
    </w:p>
    <w:p w14:paraId="6707CFC8" w14:textId="199D9D9B" w:rsidR="008D0977" w:rsidDel="009A169A" w:rsidRDefault="008D0977" w:rsidP="008D0977">
      <w:pPr>
        <w:pStyle w:val="code"/>
        <w:rPr>
          <w:del w:id="1644" w:author="Matty Kadosh" w:date="2015-08-01T16:20:00Z"/>
        </w:rPr>
      </w:pPr>
      <w:del w:id="1645" w:author="Matty Kadosh" w:date="2015-08-01T16:20:00Z">
        <w:r w:rsidDel="009A169A">
          <w:delText>);</w:delText>
        </w:r>
      </w:del>
    </w:p>
    <w:p w14:paraId="31BB1DB3" w14:textId="4EB3FCEE" w:rsidR="008D0977" w:rsidDel="009A169A" w:rsidRDefault="008D0977" w:rsidP="008D0977">
      <w:pPr>
        <w:pStyle w:val="code"/>
        <w:rPr>
          <w:del w:id="1646" w:author="Matty Kadosh" w:date="2015-08-01T16:20:00Z"/>
        </w:rPr>
      </w:pPr>
    </w:p>
    <w:p w14:paraId="726F2EAC" w14:textId="69FB0416" w:rsidR="008D0977" w:rsidRPr="007C0B8D" w:rsidDel="009A169A" w:rsidRDefault="008D0977" w:rsidP="008D0977">
      <w:pPr>
        <w:pStyle w:val="code"/>
        <w:rPr>
          <w:del w:id="1647" w:author="Matty Kadosh" w:date="2015-08-01T16:20:00Z"/>
        </w:rPr>
      </w:pPr>
      <w:del w:id="1648" w:author="Matty Kadosh" w:date="2015-08-01T16:20:00Z">
        <w:r w:rsidRPr="007C0B8D" w:rsidDel="009A169A">
          <w:delText>/*</w:delText>
        </w:r>
      </w:del>
    </w:p>
    <w:p w14:paraId="2E5E63BD" w14:textId="5DD8A0B9" w:rsidR="008D0977" w:rsidRPr="007C0B8D" w:rsidDel="009A169A" w:rsidRDefault="008D0977" w:rsidP="008D0977">
      <w:pPr>
        <w:pStyle w:val="code"/>
        <w:rPr>
          <w:del w:id="1649" w:author="Matty Kadosh" w:date="2015-08-01T16:20:00Z"/>
        </w:rPr>
      </w:pPr>
      <w:del w:id="1650" w:author="Matty Kadosh" w:date="2015-08-01T16:20:00Z">
        <w:r w:rsidRPr="007C0B8D" w:rsidDel="009A169A">
          <w:delText>* Routine Description:</w:delText>
        </w:r>
      </w:del>
    </w:p>
    <w:p w14:paraId="762508D2" w14:textId="62FBFE8A" w:rsidR="008D0977" w:rsidRPr="007C0B8D" w:rsidDel="009A169A" w:rsidRDefault="008D0977" w:rsidP="008D0977">
      <w:pPr>
        <w:pStyle w:val="code"/>
        <w:rPr>
          <w:del w:id="1651" w:author="Matty Kadosh" w:date="2015-08-01T16:20:00Z"/>
        </w:rPr>
      </w:pPr>
      <w:del w:id="1652" w:author="Matty Kadosh" w:date="2015-08-01T16:20:00Z">
        <w:r w:rsidDel="009A169A">
          <w:delText>* get</w:delText>
        </w:r>
        <w:r w:rsidRPr="007C0B8D" w:rsidDel="009A169A">
          <w:delText xml:space="preserve"> buffer</w:delText>
        </w:r>
        <w:r w:rsidR="001E208A" w:rsidDel="009A169A">
          <w:delText xml:space="preserve"> pool</w:delText>
        </w:r>
        <w:r w:rsidRPr="007C0B8D" w:rsidDel="009A169A">
          <w:delText xml:space="preserve"> attributes.</w:delText>
        </w:r>
      </w:del>
    </w:p>
    <w:p w14:paraId="05D06537" w14:textId="7860D696" w:rsidR="008D0977" w:rsidRPr="007C0B8D" w:rsidDel="009A169A" w:rsidRDefault="008D0977" w:rsidP="008D0977">
      <w:pPr>
        <w:pStyle w:val="code"/>
        <w:rPr>
          <w:del w:id="1653" w:author="Matty Kadosh" w:date="2015-08-01T16:20:00Z"/>
        </w:rPr>
      </w:pPr>
      <w:del w:id="1654" w:author="Matty Kadosh" w:date="2015-08-01T16:20:00Z">
        <w:r w:rsidRPr="007C0B8D" w:rsidDel="009A169A">
          <w:delText>* Arguments:</w:delText>
        </w:r>
      </w:del>
    </w:p>
    <w:p w14:paraId="26C7AB73" w14:textId="654FABE1" w:rsidR="008D0977" w:rsidRPr="007C0B8D" w:rsidDel="009A169A" w:rsidRDefault="001E208A" w:rsidP="008D0977">
      <w:pPr>
        <w:pStyle w:val="code"/>
        <w:rPr>
          <w:del w:id="1655" w:author="Matty Kadosh" w:date="2015-08-01T16:20:00Z"/>
        </w:rPr>
      </w:pPr>
      <w:del w:id="1656" w:author="Matty Kadosh" w:date="2015-08-01T16:20:00Z">
        <w:r w:rsidDel="009A169A">
          <w:delText>* [in] pool_id – pool</w:delText>
        </w:r>
        <w:r w:rsidR="008D0977" w:rsidRPr="007C0B8D" w:rsidDel="009A169A">
          <w:delText xml:space="preserve"> id </w:delText>
        </w:r>
      </w:del>
    </w:p>
    <w:p w14:paraId="550924A8" w14:textId="001760EE" w:rsidR="008D0977" w:rsidDel="009A169A" w:rsidRDefault="008D0977" w:rsidP="008D0977">
      <w:pPr>
        <w:pStyle w:val="code"/>
        <w:rPr>
          <w:del w:id="1657" w:author="Matty Kadosh" w:date="2015-08-01T16:20:00Z"/>
        </w:rPr>
      </w:pPr>
      <w:del w:id="1658"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14:paraId="5AD01E9E" w14:textId="0034AC05" w:rsidR="008D0977" w:rsidRPr="007C0B8D" w:rsidDel="009A169A" w:rsidRDefault="008D0977" w:rsidP="008D0977">
      <w:pPr>
        <w:pStyle w:val="code"/>
        <w:rPr>
          <w:del w:id="1659" w:author="Matty Kadosh" w:date="2015-08-01T16:20:00Z"/>
        </w:rPr>
      </w:pPr>
      <w:del w:id="1660" w:author="Matty Kadosh" w:date="2015-08-01T16:20:00Z">
        <w:r w:rsidDel="009A169A">
          <w:delText>* [out]</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14:paraId="7D336837" w14:textId="7FB7EDDD" w:rsidR="008D0977" w:rsidRPr="007C0B8D" w:rsidDel="009A169A" w:rsidRDefault="008D0977" w:rsidP="008D0977">
      <w:pPr>
        <w:pStyle w:val="code"/>
        <w:rPr>
          <w:del w:id="1661" w:author="Matty Kadosh" w:date="2015-08-01T16:20:00Z"/>
        </w:rPr>
      </w:pPr>
      <w:del w:id="1662" w:author="Matty Kadosh" w:date="2015-08-01T16:20:00Z">
        <w:r w:rsidRPr="007C0B8D" w:rsidDel="009A169A">
          <w:delText>*</w:delText>
        </w:r>
      </w:del>
    </w:p>
    <w:p w14:paraId="3831F77F" w14:textId="4E2D4460" w:rsidR="008D0977" w:rsidRPr="007C0B8D" w:rsidDel="009A169A" w:rsidRDefault="008D0977" w:rsidP="008D0977">
      <w:pPr>
        <w:pStyle w:val="code"/>
        <w:rPr>
          <w:del w:id="1663" w:author="Matty Kadosh" w:date="2015-08-01T16:20:00Z"/>
        </w:rPr>
      </w:pPr>
      <w:del w:id="1664" w:author="Matty Kadosh" w:date="2015-08-01T16:20:00Z">
        <w:r w:rsidRPr="007C0B8D" w:rsidDel="009A169A">
          <w:delText>* Return Values:</w:delText>
        </w:r>
      </w:del>
    </w:p>
    <w:p w14:paraId="6FF0A42B" w14:textId="39A5004D" w:rsidR="008D0977" w:rsidRPr="007C0B8D" w:rsidDel="009A169A" w:rsidRDefault="008D0977" w:rsidP="008D0977">
      <w:pPr>
        <w:pStyle w:val="code"/>
        <w:rPr>
          <w:del w:id="1665" w:author="Matty Kadosh" w:date="2015-08-01T16:20:00Z"/>
        </w:rPr>
      </w:pPr>
      <w:del w:id="1666" w:author="Matty Kadosh" w:date="2015-08-01T16:20:00Z">
        <w:r w:rsidRPr="007C0B8D" w:rsidDel="009A169A">
          <w:delText>* SAI_STATUS_SUCCESS on success</w:delText>
        </w:r>
      </w:del>
    </w:p>
    <w:p w14:paraId="7DD6E813" w14:textId="0A095342" w:rsidR="008D0977" w:rsidRPr="007C0B8D" w:rsidDel="009A169A" w:rsidRDefault="008D0977" w:rsidP="008D0977">
      <w:pPr>
        <w:pStyle w:val="code"/>
        <w:rPr>
          <w:del w:id="1667" w:author="Matty Kadosh" w:date="2015-08-01T16:20:00Z"/>
        </w:rPr>
      </w:pPr>
      <w:del w:id="1668" w:author="Matty Kadosh" w:date="2015-08-01T16:20:00Z">
        <w:r w:rsidRPr="007C0B8D" w:rsidDel="009A169A">
          <w:delText>* Failure status code on error</w:delText>
        </w:r>
      </w:del>
    </w:p>
    <w:p w14:paraId="389214D1" w14:textId="22CBB0D1" w:rsidR="008D0977" w:rsidRPr="007C0B8D" w:rsidDel="009A169A" w:rsidRDefault="008D0977" w:rsidP="008D0977">
      <w:pPr>
        <w:pStyle w:val="code"/>
        <w:rPr>
          <w:del w:id="1669" w:author="Matty Kadosh" w:date="2015-08-01T16:20:00Z"/>
        </w:rPr>
      </w:pPr>
      <w:del w:id="1670" w:author="Matty Kadosh" w:date="2015-08-01T16:20:00Z">
        <w:r w:rsidRPr="007C0B8D" w:rsidDel="009A169A">
          <w:delText>*/</w:delText>
        </w:r>
      </w:del>
    </w:p>
    <w:p w14:paraId="57356FC4" w14:textId="10434F51" w:rsidR="008D0977" w:rsidDel="009A169A" w:rsidRDefault="008D0977" w:rsidP="008D0977">
      <w:pPr>
        <w:pStyle w:val="code"/>
        <w:rPr>
          <w:del w:id="1671" w:author="Matty Kadosh" w:date="2015-08-01T16:20:00Z"/>
        </w:rPr>
      </w:pPr>
      <w:del w:id="1672" w:author="Matty Kadosh" w:date="2015-08-01T16:20:00Z">
        <w:r w:rsidDel="009A169A">
          <w:delText>typedef sai_status_t (*sai_g</w:delText>
        </w:r>
        <w:r w:rsidRPr="007C0B8D" w:rsidDel="009A169A">
          <w:delText>et_buffer_</w:delText>
        </w:r>
        <w:r w:rsidR="001E208A" w:rsidDel="009A169A">
          <w:delText>pool_</w:delText>
        </w:r>
        <w:r w:rsidRPr="007C0B8D" w:rsidDel="009A169A">
          <w:delText>attr_fn)(</w:delText>
        </w:r>
      </w:del>
    </w:p>
    <w:p w14:paraId="380D83E0" w14:textId="40E51A45" w:rsidR="008D0977" w:rsidDel="009A169A" w:rsidRDefault="008D0977" w:rsidP="008D0977">
      <w:pPr>
        <w:pStyle w:val="code"/>
        <w:rPr>
          <w:del w:id="1673" w:author="Matty Kadosh" w:date="2015-08-01T16:20:00Z"/>
        </w:rPr>
      </w:pPr>
      <w:del w:id="1674" w:author="Matty Kadosh" w:date="2015-08-01T16:20:00Z">
        <w:r w:rsidDel="009A169A">
          <w:delText xml:space="preserve">      </w:delText>
        </w:r>
        <w:r w:rsidDel="009A169A">
          <w:tab/>
        </w:r>
        <w:r w:rsidDel="009A169A">
          <w:tab/>
        </w:r>
        <w:r w:rsidDel="009A169A">
          <w:tab/>
          <w:delText xml:space="preserve"> </w:delText>
        </w:r>
        <w:r w:rsidR="001E208A" w:rsidDel="009A169A">
          <w:delText>_in_ sai_object</w:delText>
        </w:r>
        <w:r w:rsidDel="009A169A">
          <w:delText>_id_t*</w:delText>
        </w:r>
        <w:r w:rsidRPr="00EE6E17" w:rsidDel="009A169A">
          <w:delText xml:space="preserve"> </w:delText>
        </w:r>
        <w:r w:rsidR="001E208A" w:rsidDel="009A169A">
          <w:delText>pool</w:delText>
        </w:r>
        <w:r w:rsidDel="009A169A">
          <w:delText>_id,</w:delText>
        </w:r>
      </w:del>
    </w:p>
    <w:p w14:paraId="798901C3" w14:textId="302D9DF6" w:rsidR="008D0977" w:rsidDel="009A169A" w:rsidRDefault="008D0977" w:rsidP="008D0977">
      <w:pPr>
        <w:pStyle w:val="code"/>
        <w:rPr>
          <w:del w:id="1675" w:author="Matty Kadosh" w:date="2015-08-01T16:20:00Z"/>
        </w:rPr>
      </w:pPr>
      <w:del w:id="1676" w:author="Matty Kadosh" w:date="2015-08-01T16:20:00Z">
        <w:r w:rsidDel="009A169A">
          <w:delText xml:space="preserve">    </w:delText>
        </w:r>
        <w:r w:rsidDel="009A169A">
          <w:tab/>
        </w:r>
        <w:r w:rsidDel="009A169A">
          <w:tab/>
        </w:r>
        <w:r w:rsidDel="009A169A">
          <w:tab/>
          <w:delText xml:space="preserve"> _In_ int attr_count,</w:delText>
        </w:r>
      </w:del>
    </w:p>
    <w:p w14:paraId="18158A6E" w14:textId="39E1FCC0" w:rsidR="008D0977" w:rsidDel="009A169A" w:rsidRDefault="008D0977" w:rsidP="008D0977">
      <w:pPr>
        <w:pStyle w:val="code"/>
        <w:rPr>
          <w:del w:id="1677" w:author="Matty Kadosh" w:date="2015-08-01T16:20:00Z"/>
        </w:rPr>
      </w:pPr>
      <w:del w:id="1678" w:author="Matty Kadosh" w:date="2015-08-01T16:20:00Z">
        <w:r w:rsidDel="009A169A">
          <w:delText xml:space="preserve">    </w:delText>
        </w:r>
        <w:r w:rsidDel="009A169A">
          <w:tab/>
        </w:r>
        <w:r w:rsidDel="009A169A">
          <w:tab/>
          <w:delText xml:space="preserve"> </w:delText>
        </w:r>
        <w:r w:rsidDel="009A169A">
          <w:tab/>
          <w:delText xml:space="preserve"> _out_ sai_attr_t * attr_list </w:delText>
        </w:r>
      </w:del>
    </w:p>
    <w:p w14:paraId="0D6C69B8" w14:textId="7296A5B3" w:rsidR="008D0977" w:rsidRPr="007C0B8D" w:rsidDel="009A169A" w:rsidRDefault="008D0977" w:rsidP="007C0B8D">
      <w:pPr>
        <w:pStyle w:val="code"/>
        <w:rPr>
          <w:del w:id="1679" w:author="Matty Kadosh" w:date="2015-08-01T16:20:00Z"/>
        </w:rPr>
      </w:pPr>
      <w:del w:id="1680" w:author="Matty Kadosh" w:date="2015-08-01T16:20:00Z">
        <w:r w:rsidDel="009A169A">
          <w:delText>);</w:delText>
        </w:r>
      </w:del>
    </w:p>
    <w:p w14:paraId="13205D76" w14:textId="185FBA7E" w:rsidR="00C82EF0" w:rsidDel="009A169A" w:rsidRDefault="00C82EF0" w:rsidP="001053E1">
      <w:pPr>
        <w:pStyle w:val="NoSpacing"/>
        <w:rPr>
          <w:del w:id="1681" w:author="Matty Kadosh" w:date="2015-08-01T16:20:00Z"/>
          <w:rFonts w:asciiTheme="minorHAnsi" w:hAnsiTheme="minorHAnsi" w:cstheme="minorHAnsi"/>
        </w:rPr>
      </w:pPr>
    </w:p>
    <w:p w14:paraId="5BAE3263" w14:textId="54F86B65" w:rsidR="007C0B8D" w:rsidRPr="00464E4A" w:rsidDel="009A169A" w:rsidRDefault="007C0B8D" w:rsidP="00422345">
      <w:pPr>
        <w:pStyle w:val="Heading3"/>
        <w:rPr>
          <w:del w:id="1682" w:author="Matty Kadosh" w:date="2015-08-01T16:20:00Z"/>
        </w:rPr>
      </w:pPr>
      <w:del w:id="1683" w:author="Matty Kadosh" w:date="2015-08-01T16:20:00Z">
        <w:r w:rsidDel="009A169A">
          <w:delText xml:space="preserve">Buffer </w:delText>
        </w:r>
        <w:r w:rsidR="00422345" w:rsidDel="009A169A">
          <w:delText xml:space="preserve">profile configuration </w:delText>
        </w:r>
      </w:del>
    </w:p>
    <w:p w14:paraId="44CFD47C" w14:textId="593CF0BC" w:rsidR="008A6D58" w:rsidRPr="008A6D58" w:rsidDel="009A169A" w:rsidRDefault="008A6D58" w:rsidP="008A6D58">
      <w:pPr>
        <w:pStyle w:val="code"/>
        <w:rPr>
          <w:del w:id="1684" w:author="Matty Kadosh" w:date="2015-08-01T16:20:00Z"/>
          <w:bCs/>
        </w:rPr>
      </w:pPr>
    </w:p>
    <w:p w14:paraId="74176EB0" w14:textId="1F859DBE" w:rsidR="008D0977" w:rsidRPr="001053E1" w:rsidDel="009A169A" w:rsidRDefault="008D0977" w:rsidP="00D64D13">
      <w:pPr>
        <w:pStyle w:val="code"/>
        <w:rPr>
          <w:del w:id="1685" w:author="Matty Kadosh" w:date="2015-08-01T16:20:00Z"/>
        </w:rPr>
      </w:pPr>
      <w:del w:id="1686" w:author="Matty Kadosh" w:date="2015-08-01T16:20:00Z">
        <w:r w:rsidDel="009A169A">
          <w:delText xml:space="preserve">typedef struct  </w:delText>
        </w:r>
        <w:r w:rsidR="00847A3B" w:rsidDel="009A169A">
          <w:delText>sai</w:delText>
        </w:r>
        <w:r w:rsidR="00D64D13" w:rsidDel="009A169A">
          <w:delText>_</w:delText>
        </w:r>
        <w:r w:rsidR="00847A3B" w:rsidDel="009A169A">
          <w:delText>b</w:delText>
        </w:r>
        <w:r w:rsidDel="009A169A">
          <w:delText>uffer_</w:delText>
        </w:r>
        <w:r w:rsidR="00847A3B" w:rsidDel="009A169A">
          <w:delText>profile_</w:delText>
        </w:r>
        <w:r w:rsidDel="009A169A">
          <w:delText>attr</w:delText>
        </w:r>
        <w:r w:rsidRPr="001053E1" w:rsidDel="009A169A">
          <w:delText xml:space="preserve">_t </w:delText>
        </w:r>
      </w:del>
    </w:p>
    <w:p w14:paraId="41FE4761" w14:textId="21849219" w:rsidR="008D0977" w:rsidDel="009A169A" w:rsidRDefault="008D0977" w:rsidP="008D0977">
      <w:pPr>
        <w:pStyle w:val="code"/>
        <w:rPr>
          <w:del w:id="1687" w:author="Matty Kadosh" w:date="2015-08-01T16:20:00Z"/>
        </w:rPr>
      </w:pPr>
      <w:del w:id="1688" w:author="Matty Kadosh" w:date="2015-08-01T16:20:00Z">
        <w:r w:rsidRPr="001053E1" w:rsidDel="009A169A">
          <w:delText>{</w:delText>
        </w:r>
      </w:del>
    </w:p>
    <w:p w14:paraId="53052E60" w14:textId="00793710" w:rsidR="008D0977" w:rsidDel="009A169A" w:rsidRDefault="008D0977" w:rsidP="008A6D58">
      <w:pPr>
        <w:pStyle w:val="code"/>
        <w:rPr>
          <w:del w:id="1689" w:author="Matty Kadosh" w:date="2015-08-01T16:20:00Z"/>
        </w:rPr>
      </w:pPr>
      <w:del w:id="1690" w:author="Matty Kadosh" w:date="2015-08-01T16:20:00Z">
        <w:r w:rsidDel="009A169A">
          <w:delText xml:space="preserve">    </w:delText>
        </w:r>
        <w:r w:rsidR="00847A3B" w:rsidDel="009A169A">
          <w:delText>/*</w:delText>
        </w:r>
        <w:r w:rsidR="00BA404F" w:rsidDel="009A169A">
          <w:delText xml:space="preserve"> </w:delText>
        </w:r>
        <w:r w:rsidR="00847A3B" w:rsidDel="009A169A">
          <w:delText xml:space="preserve">pointer to buffer pool object </w:delText>
        </w:r>
        <w:r w:rsidR="00847A3B" w:rsidDel="009A169A">
          <w:rPr>
            <w:rFonts w:asciiTheme="minorHAnsi" w:hAnsiTheme="minorHAnsi" w:cstheme="minorHAnsi"/>
            <w:bCs/>
          </w:rPr>
          <w:delText xml:space="preserve"> (</w:delText>
        </w:r>
        <w:r w:rsidR="00847A3B" w:rsidRPr="008B7968" w:rsidDel="009A169A">
          <w:rPr>
            <w:szCs w:val="18"/>
          </w:rPr>
          <w:delText>MANDATORY_ON_CREATE</w:delText>
        </w:r>
      </w:del>
      <w:ins w:id="1691" w:author="Guohan Lu" w:date="2015-05-19T10:00:00Z">
        <w:del w:id="1692" w:author="Matty Kadosh" w:date="2015-08-01T16:20:00Z">
          <w:r w:rsidR="0093420F" w:rsidDel="009A169A">
            <w:rPr>
              <w:szCs w:val="18"/>
            </w:rPr>
            <w:delText>|CREATE_</w:delText>
          </w:r>
        </w:del>
      </w:ins>
      <w:ins w:id="1693" w:author="Guohan Lu" w:date="2015-05-19T10:02:00Z">
        <w:del w:id="1694" w:author="Matty Kadosh" w:date="2015-08-01T16:20:00Z">
          <w:r w:rsidR="0093420F" w:rsidDel="009A169A">
            <w:rPr>
              <w:szCs w:val="18"/>
            </w:rPr>
            <w:delText>AND_SET</w:delText>
          </w:r>
        </w:del>
      </w:ins>
      <w:del w:id="1695" w:author="Matty Kadosh" w:date="2015-08-01T16:20:00Z">
        <w:r w:rsidR="00847A3B" w:rsidDel="009A169A">
          <w:rPr>
            <w:szCs w:val="18"/>
          </w:rPr>
          <w:delText>)</w:delText>
        </w:r>
        <w:r w:rsidR="00847A3B" w:rsidDel="009A169A">
          <w:rPr>
            <w:rFonts w:asciiTheme="minorHAnsi" w:hAnsiTheme="minorHAnsi" w:cstheme="minorHAnsi"/>
            <w:bCs/>
          </w:rPr>
          <w:delText xml:space="preserve"> </w:delText>
        </w:r>
        <w:r w:rsidDel="009A169A">
          <w:delText xml:space="preserve"> */</w:delText>
        </w:r>
      </w:del>
    </w:p>
    <w:p w14:paraId="08D1066D" w14:textId="6A0AA750" w:rsidR="008D0977" w:rsidDel="009A169A" w:rsidRDefault="008A6D58" w:rsidP="00902534">
      <w:pPr>
        <w:pStyle w:val="code"/>
        <w:rPr>
          <w:del w:id="1696" w:author="Matty Kadosh" w:date="2015-08-01T16:20:00Z"/>
        </w:rPr>
      </w:pPr>
      <w:del w:id="1697" w:author="Matty Kadosh" w:date="2015-08-01T16:20:00Z">
        <w:r w:rsidDel="009A169A">
          <w:delText xml:space="preserve">   </w:delText>
        </w:r>
        <w:r w:rsidR="00847A3B" w:rsidDel="009A169A">
          <w:delText xml:space="preserve"> </w:delText>
        </w:r>
        <w:r w:rsidR="00847A3B" w:rsidDel="009A169A">
          <w:rPr>
            <w:rFonts w:asciiTheme="minorHAnsi" w:hAnsiTheme="minorHAnsi" w:cstheme="minorHAnsi"/>
          </w:rPr>
          <w:delText xml:space="preserve"> S</w:delText>
        </w:r>
        <w:r w:rsidR="00847A3B" w:rsidRPr="001053E1" w:rsidDel="009A169A">
          <w:rPr>
            <w:rFonts w:asciiTheme="minorHAnsi" w:hAnsiTheme="minorHAnsi" w:cstheme="minorHAnsi"/>
          </w:rPr>
          <w:delText>AI_</w:delText>
        </w:r>
        <w:r w:rsidR="00847A3B" w:rsidDel="009A169A">
          <w:delText>BUFFER_PROFILE_</w:delText>
        </w:r>
        <w:r w:rsidR="00A46828" w:rsidDel="009A169A">
          <w:delText>ATTR_</w:delText>
        </w:r>
        <w:r w:rsidR="00847A3B" w:rsidDel="009A169A">
          <w:delText>POOL_ID</w:delText>
        </w:r>
        <w:r w:rsidR="00902534" w:rsidDel="009A169A">
          <w:delText xml:space="preserve">, </w:delText>
        </w:r>
      </w:del>
    </w:p>
    <w:p w14:paraId="55F02623" w14:textId="35C1A797" w:rsidR="008A6D58" w:rsidDel="009A169A" w:rsidRDefault="008A6D58" w:rsidP="008A6D58">
      <w:pPr>
        <w:pStyle w:val="code"/>
        <w:rPr>
          <w:del w:id="1698" w:author="Matty Kadosh" w:date="2015-08-01T16:20:00Z"/>
        </w:rPr>
      </w:pPr>
    </w:p>
    <w:p w14:paraId="78F402CC" w14:textId="71E8E4C4" w:rsidR="007F5BFC" w:rsidRPr="00847A3B" w:rsidDel="009A169A" w:rsidRDefault="007F5BFC" w:rsidP="007F5BFC">
      <w:pPr>
        <w:pStyle w:val="code"/>
        <w:rPr>
          <w:del w:id="1699" w:author="Matty Kadosh" w:date="2015-08-01T16:20:00Z"/>
          <w:rFonts w:asciiTheme="minorHAnsi" w:hAnsiTheme="minorHAnsi" w:cstheme="minorHAnsi"/>
          <w:bCs/>
        </w:rPr>
      </w:pPr>
      <w:del w:id="1700" w:author="Matty Kadosh" w:date="2015-08-01T16:20:00Z">
        <w:r w:rsidDel="009A169A">
          <w:delText xml:space="preserve">    /* </w:delText>
        </w:r>
        <w:r w:rsidR="006B533D" w:rsidDel="009A169A">
          <w:delText xml:space="preserve">reserved </w:delText>
        </w:r>
        <w:r w:rsidDel="009A169A">
          <w:delText>buffer size in byte</w:delText>
        </w:r>
        <w:r w:rsidR="00BA404F" w:rsidDel="009A169A">
          <w:delText>s</w:delText>
        </w:r>
        <w:r w:rsidDel="009A169A">
          <w:delText xml:space="preserve"> </w:delText>
        </w:r>
        <w:r w:rsidDel="009A169A">
          <w:rPr>
            <w:rFonts w:asciiTheme="minorHAnsi" w:hAnsiTheme="minorHAnsi" w:cstheme="minorHAnsi"/>
            <w:bCs/>
          </w:rPr>
          <w:delText xml:space="preserve"> (</w:delText>
        </w:r>
        <w:r w:rsidRPr="008B7968" w:rsidDel="009A169A">
          <w:rPr>
            <w:szCs w:val="18"/>
          </w:rPr>
          <w:delText>MANDATORY_ON_CREATE</w:delText>
        </w:r>
      </w:del>
      <w:ins w:id="1701" w:author="Guohan Lu" w:date="2015-05-19T10:03:00Z">
        <w:del w:id="1702" w:author="Matty Kadosh" w:date="2015-08-01T16:20:00Z">
          <w:r w:rsidR="004E1A3E" w:rsidDel="009A169A">
            <w:rPr>
              <w:szCs w:val="18"/>
            </w:rPr>
            <w:delText>|CREATE_AND_SET</w:delText>
          </w:r>
        </w:del>
      </w:ins>
      <w:del w:id="1703" w:author="Matty Kadosh" w:date="2015-08-01T16:20:00Z">
        <w:r w:rsidDel="009A169A">
          <w:rPr>
            <w:szCs w:val="18"/>
          </w:rPr>
          <w:delText>)</w:delText>
        </w:r>
        <w:r w:rsidDel="009A169A">
          <w:rPr>
            <w:rFonts w:asciiTheme="minorHAnsi" w:hAnsiTheme="minorHAnsi" w:cstheme="minorHAnsi"/>
            <w:bCs/>
          </w:rPr>
          <w:delText xml:space="preserve"> */</w:delText>
        </w:r>
      </w:del>
    </w:p>
    <w:p w14:paraId="441C5681" w14:textId="2959C497" w:rsidR="007F5BFC" w:rsidDel="009A169A" w:rsidRDefault="007F5BFC" w:rsidP="007F5BFC">
      <w:pPr>
        <w:pStyle w:val="code"/>
        <w:rPr>
          <w:del w:id="1704" w:author="Matty Kadosh" w:date="2015-08-01T16:20:00Z"/>
        </w:rPr>
      </w:pPr>
      <w:del w:id="1705" w:author="Matty Kadosh" w:date="2015-08-01T16:20:00Z">
        <w:r w:rsidDel="009A169A">
          <w:delText xml:space="preserve">    </w:delText>
        </w:r>
        <w:r w:rsidDel="009A169A">
          <w:rPr>
            <w:rFonts w:asciiTheme="minorHAnsi" w:hAnsiTheme="minorHAnsi" w:cstheme="minorHAnsi"/>
          </w:rPr>
          <w:delText xml:space="preserve"> S</w:delText>
        </w:r>
        <w:r w:rsidRPr="001053E1" w:rsidDel="009A169A">
          <w:rPr>
            <w:rFonts w:asciiTheme="minorHAnsi" w:hAnsiTheme="minorHAnsi" w:cstheme="minorHAnsi"/>
          </w:rPr>
          <w:delText>AI_</w:delText>
        </w:r>
        <w:r w:rsidDel="009A169A">
          <w:delText>BUFFER_PROFILE_</w:delText>
        </w:r>
        <w:r w:rsidR="00A46828" w:rsidDel="009A169A">
          <w:delText>ATTR_</w:delText>
        </w:r>
        <w:r w:rsidDel="009A169A">
          <w:delText xml:space="preserve">BUFFER_SIZE, </w:delText>
        </w:r>
      </w:del>
    </w:p>
    <w:p w14:paraId="0E2F5939" w14:textId="73D799F0" w:rsidR="007F5BFC" w:rsidDel="009A169A" w:rsidRDefault="007F5BFC" w:rsidP="008A6D58">
      <w:pPr>
        <w:pStyle w:val="code"/>
        <w:rPr>
          <w:del w:id="1706" w:author="Matty Kadosh" w:date="2015-08-01T16:20:00Z"/>
        </w:rPr>
      </w:pPr>
    </w:p>
    <w:p w14:paraId="627DB1BF" w14:textId="406A7EF1" w:rsidR="004E1A3E" w:rsidDel="009A169A" w:rsidRDefault="008A6D58">
      <w:pPr>
        <w:pStyle w:val="code"/>
        <w:ind w:firstLine="405"/>
        <w:rPr>
          <w:ins w:id="1707" w:author="Guohan Lu" w:date="2015-05-19T10:07:00Z"/>
          <w:del w:id="1708" w:author="Matty Kadosh" w:date="2015-08-01T16:20:00Z"/>
        </w:rPr>
        <w:pPrChange w:id="1709" w:author="Guohan Lu" w:date="2015-05-19T10:07:00Z">
          <w:pPr>
            <w:pStyle w:val="code"/>
          </w:pPr>
        </w:pPrChange>
      </w:pPr>
      <w:del w:id="1710" w:author="Matty Kadosh" w:date="2015-08-01T16:20:00Z">
        <w:r w:rsidDel="009A169A">
          <w:delText xml:space="preserve">   </w:delText>
        </w:r>
        <w:r w:rsidR="00847A3B" w:rsidDel="009A169A">
          <w:delText xml:space="preserve"> </w:delText>
        </w:r>
        <w:r w:rsidDel="009A169A">
          <w:delText>/*</w:delText>
        </w:r>
        <w:r w:rsidR="007F5BFC" w:rsidDel="009A169A">
          <w:delText xml:space="preserve"> </w:delText>
        </w:r>
        <w:r w:rsidR="00902534" w:rsidDel="009A169A">
          <w:delText xml:space="preserve">dynamic threshold </w:delText>
        </w:r>
        <w:r w:rsidR="00BA404F" w:rsidDel="009A169A">
          <w:delText>for the shared u</w:delText>
        </w:r>
      </w:del>
      <w:ins w:id="1711" w:author="Guohan Lu" w:date="2015-05-19T10:05:00Z">
        <w:del w:id="1712" w:author="Matty Kadosh" w:date="2015-08-01T16:20:00Z">
          <w:r w:rsidR="004E1A3E" w:rsidDel="009A169A">
            <w:delText>s</w:delText>
          </w:r>
        </w:del>
      </w:ins>
      <w:del w:id="1713" w:author="Matty Kadosh" w:date="2015-08-01T16:20:00Z">
        <w:r w:rsidR="00BA404F" w:rsidDel="009A169A">
          <w:delText>age</w:delText>
        </w:r>
      </w:del>
      <w:ins w:id="1714" w:author="Guohan Lu" w:date="2015-05-19T10:07:00Z">
        <w:del w:id="1715" w:author="Matty Kadosh" w:date="2015-08-01T16:20:00Z">
          <w:r w:rsidR="004E1A3E" w:rsidDel="009A169A">
            <w:delText>.</w:delText>
          </w:r>
        </w:del>
      </w:ins>
    </w:p>
    <w:p w14:paraId="497EA8B0" w14:textId="1BBAF788" w:rsidR="00902534" w:rsidDel="009A169A" w:rsidRDefault="004E1A3E">
      <w:pPr>
        <w:pStyle w:val="code"/>
        <w:ind w:firstLine="405"/>
        <w:rPr>
          <w:del w:id="1716" w:author="Matty Kadosh" w:date="2015-08-01T16:20:00Z"/>
        </w:rPr>
        <w:pPrChange w:id="1717" w:author="Guohan Lu" w:date="2015-05-19T10:07:00Z">
          <w:pPr>
            <w:pStyle w:val="code"/>
          </w:pPr>
        </w:pPrChange>
      </w:pPr>
      <w:ins w:id="1718" w:author="Guohan Lu" w:date="2015-05-19T10:07:00Z">
        <w:del w:id="1719" w:author="Matty Kadosh" w:date="2015-08-01T16:20:00Z">
          <w:r w:rsidDel="009A169A">
            <w:delText xml:space="preserve">   The threshold is set to</w:delText>
          </w:r>
        </w:del>
      </w:ins>
      <w:del w:id="1720" w:author="Matty Kadosh" w:date="2015-08-01T16:20:00Z">
        <w:r w:rsidR="00BA404F" w:rsidDel="009A169A">
          <w:delText xml:space="preserve"> </w:delText>
        </w:r>
      </w:del>
      <w:ins w:id="1721" w:author="Guohan Lu" w:date="2015-05-19T10:07:00Z">
        <w:del w:id="1722" w:author="Matty Kadosh" w:date="2015-08-01T16:20:00Z">
          <w:r w:rsidDel="009A169A">
            <w:delText>the</w:delText>
          </w:r>
        </w:del>
      </w:ins>
      <w:del w:id="1723" w:author="Matty Kadosh" w:date="2015-08-01T16:20:00Z">
        <w:r w:rsidR="00902534" w:rsidDel="009A169A">
          <w:delText xml:space="preserve">in 1/n </w:delText>
        </w:r>
      </w:del>
      <w:ins w:id="1724" w:author="Guohan Lu" w:date="2015-05-19T10:07:00Z">
        <w:del w:id="1725" w:author="Matty Kadosh" w:date="2015-08-01T16:20:00Z">
          <w:r w:rsidDel="009A169A">
            <w:delText>of available buffer of the pool.</w:delText>
          </w:r>
        </w:del>
      </w:ins>
      <w:del w:id="1726" w:author="Matty Kadosh" w:date="2015-08-01T16:20:00Z">
        <w:r w:rsidR="00902534" w:rsidDel="009A169A">
          <w:delText xml:space="preserve"> </w:delText>
        </w:r>
      </w:del>
    </w:p>
    <w:p w14:paraId="1B1A3EA2" w14:textId="6EB6D8F2" w:rsidR="00902534" w:rsidDel="009A169A" w:rsidRDefault="00902534" w:rsidP="008A6D58">
      <w:pPr>
        <w:pStyle w:val="code"/>
        <w:rPr>
          <w:del w:id="1727" w:author="Matty Kadosh" w:date="2015-08-01T16:20:00Z"/>
        </w:rPr>
      </w:pPr>
      <w:del w:id="1728" w:author="Matty Kadosh" w:date="2015-08-01T16:20:00Z">
        <w:r w:rsidDel="009A169A">
          <w:delText xml:space="preserve">     valid only if the buffer is mapped to dynamic pool </w:delText>
        </w:r>
      </w:del>
    </w:p>
    <w:p w14:paraId="58E18665" w14:textId="74C8BB00" w:rsidR="00BF1B3C" w:rsidDel="009A169A" w:rsidRDefault="00902534" w:rsidP="008A6D58">
      <w:pPr>
        <w:pStyle w:val="code"/>
        <w:rPr>
          <w:del w:id="1729" w:author="Matty Kadosh" w:date="2015-08-01T16:20:00Z"/>
          <w:szCs w:val="18"/>
        </w:rPr>
      </w:pPr>
      <w:del w:id="1730" w:author="Matty Kadosh" w:date="2015-08-01T16:20:00Z">
        <w:r w:rsidDel="009A169A">
          <w:delText xml:space="preserve">     (</w:delText>
        </w:r>
        <w:r w:rsidRPr="008B7968" w:rsidDel="009A169A">
          <w:rPr>
            <w:szCs w:val="18"/>
          </w:rPr>
          <w:delText>MANDATORY_ON_CREATE</w:delText>
        </w:r>
        <w:r w:rsidDel="009A169A">
          <w:rPr>
            <w:szCs w:val="18"/>
          </w:rPr>
          <w:delText>|CREATE_AND_SET)</w:delText>
        </w:r>
        <w:r w:rsidR="00BF1B3C" w:rsidDel="009A169A">
          <w:rPr>
            <w:szCs w:val="18"/>
          </w:rPr>
          <w:delText>.</w:delText>
        </w:r>
      </w:del>
    </w:p>
    <w:p w14:paraId="5EEDBDB6" w14:textId="5C6CE6AD" w:rsidR="008A6D58" w:rsidDel="009A169A" w:rsidRDefault="00BF1B3C" w:rsidP="008A6D58">
      <w:pPr>
        <w:pStyle w:val="code"/>
        <w:rPr>
          <w:del w:id="1731" w:author="Matty Kadosh" w:date="2015-08-01T16:20:00Z"/>
        </w:rPr>
      </w:pPr>
      <w:del w:id="1732" w:author="Matty Kadosh" w:date="2015-08-01T16:20:00Z">
        <w:r w:rsidDel="009A169A">
          <w:rPr>
            <w:szCs w:val="18"/>
          </w:rPr>
          <w:delText xml:space="preserve">      Mandatory when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POOL_TH_MODE = dynamic</w:delText>
        </w:r>
        <w:r w:rsidR="00902534" w:rsidDel="009A169A">
          <w:rPr>
            <w:rFonts w:asciiTheme="minorHAnsi" w:hAnsiTheme="minorHAnsi" w:cstheme="minorHAnsi"/>
            <w:bCs/>
          </w:rPr>
          <w:delText xml:space="preserve"> </w:delText>
        </w:r>
        <w:r w:rsidR="008A6D58" w:rsidDel="009A169A">
          <w:delText xml:space="preserve"> */</w:delText>
        </w:r>
      </w:del>
    </w:p>
    <w:p w14:paraId="6193D3F8" w14:textId="1F771CD7" w:rsidR="00847A3B" w:rsidDel="009A169A" w:rsidRDefault="008A6D58" w:rsidP="00847A3B">
      <w:pPr>
        <w:pStyle w:val="code"/>
        <w:rPr>
          <w:del w:id="1733" w:author="Matty Kadosh" w:date="2015-08-01T16:20:00Z"/>
        </w:rPr>
      </w:pPr>
      <w:del w:id="1734" w:author="Matty Kadosh" w:date="2015-08-01T16:20:00Z">
        <w:r w:rsidDel="009A169A">
          <w:rPr>
            <w:rFonts w:asciiTheme="minorHAnsi" w:hAnsiTheme="minorHAnsi" w:cstheme="minorHAnsi"/>
          </w:rPr>
          <w:delText xml:space="preserve">       </w:delText>
        </w:r>
        <w:r w:rsidR="00847A3B" w:rsidDel="009A169A">
          <w:delText xml:space="preserve"> </w:delText>
        </w:r>
        <w:r w:rsidR="00847A3B" w:rsidDel="009A169A">
          <w:rPr>
            <w:rFonts w:asciiTheme="minorHAnsi" w:hAnsiTheme="minorHAnsi" w:cstheme="minorHAnsi"/>
          </w:rPr>
          <w:delText xml:space="preserve"> S</w:delText>
        </w:r>
        <w:r w:rsidR="00847A3B" w:rsidRPr="001053E1" w:rsidDel="009A169A">
          <w:rPr>
            <w:rFonts w:asciiTheme="minorHAnsi" w:hAnsiTheme="minorHAnsi" w:cstheme="minorHAnsi"/>
          </w:rPr>
          <w:delText>AI_</w:delText>
        </w:r>
        <w:r w:rsidR="00847A3B" w:rsidDel="009A169A">
          <w:delText>BUFFER_PROFILE_</w:delText>
        </w:r>
        <w:r w:rsidR="00A46828" w:rsidDel="009A169A">
          <w:delText>ATTR_</w:delText>
        </w:r>
        <w:r w:rsidR="00525B2B" w:rsidDel="009A169A">
          <w:delText>SHARED_</w:delText>
        </w:r>
        <w:r w:rsidR="00847A3B" w:rsidDel="009A169A">
          <w:delText xml:space="preserve">DYNAMIC_TH, </w:delText>
        </w:r>
      </w:del>
    </w:p>
    <w:p w14:paraId="7F37BDA9" w14:textId="379A1ABB" w:rsidR="008A6D58" w:rsidRPr="001053E1" w:rsidDel="009A169A" w:rsidRDefault="008A6D58" w:rsidP="008A6D58">
      <w:pPr>
        <w:pStyle w:val="code"/>
        <w:rPr>
          <w:del w:id="1735" w:author="Matty Kadosh" w:date="2015-08-01T16:20:00Z"/>
        </w:rPr>
      </w:pPr>
    </w:p>
    <w:p w14:paraId="1874042B" w14:textId="14989C37" w:rsidR="00BF1B3C" w:rsidDel="009A169A" w:rsidRDefault="00902534" w:rsidP="00525B2B">
      <w:pPr>
        <w:pStyle w:val="code"/>
        <w:rPr>
          <w:del w:id="1736" w:author="Matty Kadosh" w:date="2015-08-01T16:20:00Z"/>
        </w:rPr>
      </w:pPr>
      <w:del w:id="1737" w:author="Matty Kadosh" w:date="2015-08-01T16:20:00Z">
        <w:r w:rsidDel="009A169A">
          <w:delText xml:space="preserve">    /*</w:delText>
        </w:r>
        <w:r w:rsidR="007F5BFC" w:rsidDel="009A169A">
          <w:delText xml:space="preserve"> </w:delText>
        </w:r>
        <w:r w:rsidR="00525B2B" w:rsidDel="009A169A">
          <w:delText xml:space="preserve">static </w:delText>
        </w:r>
        <w:r w:rsidRPr="008A6D58" w:rsidDel="009A169A">
          <w:delText>threshold</w:delText>
        </w:r>
        <w:r w:rsidR="00A50640" w:rsidDel="009A169A">
          <w:delText xml:space="preserve"> </w:delText>
        </w:r>
        <w:r w:rsidR="00BA404F" w:rsidDel="009A169A">
          <w:delText xml:space="preserve">for the shared usage </w:delText>
        </w:r>
        <w:r w:rsidR="00A50640" w:rsidDel="009A169A">
          <w:delText>in byte</w:delText>
        </w:r>
        <w:r w:rsidR="00BA404F" w:rsidDel="009A169A">
          <w:delText>s</w:delText>
        </w:r>
      </w:del>
    </w:p>
    <w:p w14:paraId="35D09E31" w14:textId="7B0250E4" w:rsidR="00902534" w:rsidDel="009A169A" w:rsidRDefault="00BF1B3C" w:rsidP="00525B2B">
      <w:pPr>
        <w:pStyle w:val="code"/>
        <w:rPr>
          <w:ins w:id="1738" w:author="Guohan Lu" w:date="2015-05-19T10:03:00Z"/>
          <w:del w:id="1739" w:author="Matty Kadosh" w:date="2015-08-01T16:20:00Z"/>
        </w:rPr>
      </w:pPr>
      <w:del w:id="1740" w:author="Matty Kadosh" w:date="2015-08-01T16:20:00Z">
        <w:r w:rsidDel="009A169A">
          <w:delText xml:space="preserve">       </w:delText>
        </w:r>
        <w:r w:rsidDel="009A169A">
          <w:rPr>
            <w:szCs w:val="18"/>
          </w:rPr>
          <w:delText xml:space="preserve">Mandatory when </w:delText>
        </w:r>
        <w:r w:rsidRPr="001053E1" w:rsidDel="009A169A">
          <w:rPr>
            <w:rFonts w:asciiTheme="minorHAnsi" w:hAnsiTheme="minorHAnsi" w:cstheme="minorHAnsi"/>
          </w:rPr>
          <w:delText>SAI_</w:delText>
        </w:r>
        <w:r w:rsidDel="009A169A">
          <w:rPr>
            <w:rFonts w:asciiTheme="minorHAnsi" w:hAnsiTheme="minorHAnsi" w:cstheme="minorHAnsi"/>
          </w:rPr>
          <w:delText>BUFFER_</w:delText>
        </w:r>
        <w:r w:rsidDel="009A169A">
          <w:delText>POOL_TH_MODE = static</w:delText>
        </w:r>
        <w:r w:rsidR="00902534" w:rsidDel="009A169A">
          <w:delText xml:space="preserve"> */</w:delText>
        </w:r>
      </w:del>
    </w:p>
    <w:p w14:paraId="65DE81AC" w14:textId="757093DB" w:rsidR="004E1A3E" w:rsidDel="009A169A" w:rsidRDefault="004E1A3E" w:rsidP="00525B2B">
      <w:pPr>
        <w:pStyle w:val="code"/>
        <w:rPr>
          <w:del w:id="1741" w:author="Matty Kadosh" w:date="2015-08-01T16:20:00Z"/>
        </w:rPr>
      </w:pPr>
      <w:ins w:id="1742" w:author="Guohan Lu" w:date="2015-05-19T10:03:00Z">
        <w:del w:id="1743" w:author="Matty Kadosh" w:date="2015-08-01T16:20:00Z">
          <w:r w:rsidDel="009A169A">
            <w:delText xml:space="preserve">      (CREATE_AND_SET)</w:delText>
          </w:r>
        </w:del>
      </w:ins>
    </w:p>
    <w:p w14:paraId="1F519CF6" w14:textId="4E5BA9EB" w:rsidR="00902534" w:rsidDel="009A169A" w:rsidRDefault="00902534" w:rsidP="00902534">
      <w:pPr>
        <w:pStyle w:val="code"/>
        <w:rPr>
          <w:del w:id="1744" w:author="Matty Kadosh" w:date="2015-08-01T16:20:00Z"/>
        </w:rPr>
      </w:pPr>
      <w:del w:id="1745" w:author="Matty Kadosh" w:date="2015-08-01T16:20:00Z">
        <w:r w:rsidDel="009A169A">
          <w:rPr>
            <w:rFonts w:asciiTheme="minorHAnsi" w:hAnsiTheme="minorHAnsi" w:cstheme="minorHAnsi"/>
          </w:rPr>
          <w:delText xml:space="preserve">       </w:delText>
        </w:r>
        <w:r w:rsidDel="009A169A">
          <w:delText xml:space="preserve"> </w:delText>
        </w:r>
        <w:r w:rsidDel="009A169A">
          <w:rPr>
            <w:rFonts w:asciiTheme="minorHAnsi" w:hAnsiTheme="minorHAnsi" w:cstheme="minorHAnsi"/>
          </w:rPr>
          <w:delText xml:space="preserve"> S</w:delText>
        </w:r>
        <w:r w:rsidRPr="001053E1" w:rsidDel="009A169A">
          <w:rPr>
            <w:rFonts w:asciiTheme="minorHAnsi" w:hAnsiTheme="minorHAnsi" w:cstheme="minorHAnsi"/>
          </w:rPr>
          <w:delText>AI_</w:delText>
        </w:r>
        <w:r w:rsidDel="009A169A">
          <w:delText>BUFFER_PROFILE_</w:delText>
        </w:r>
        <w:r w:rsidR="00A46828" w:rsidDel="009A169A">
          <w:delText>ATTR_</w:delText>
        </w:r>
        <w:r w:rsidR="00525B2B" w:rsidDel="009A169A">
          <w:delText>SHARED_</w:delText>
        </w:r>
        <w:r w:rsidDel="009A169A">
          <w:delText xml:space="preserve">STATIC_TH, </w:delText>
        </w:r>
      </w:del>
    </w:p>
    <w:p w14:paraId="18FF5712" w14:textId="2D927311" w:rsidR="00525B2B" w:rsidDel="009A169A" w:rsidRDefault="00525B2B" w:rsidP="00902534">
      <w:pPr>
        <w:pStyle w:val="code"/>
        <w:rPr>
          <w:del w:id="1746" w:author="Matty Kadosh" w:date="2015-08-01T16:20:00Z"/>
        </w:rPr>
      </w:pPr>
    </w:p>
    <w:p w14:paraId="16BC0EE1" w14:textId="4E6CF8E0" w:rsidR="00525B2B" w:rsidDel="009A169A" w:rsidRDefault="00525B2B" w:rsidP="00D64D13">
      <w:pPr>
        <w:pStyle w:val="code"/>
        <w:rPr>
          <w:del w:id="1747" w:author="Matty Kadosh" w:date="2015-08-01T16:20:00Z"/>
        </w:rPr>
      </w:pPr>
      <w:del w:id="1748" w:author="Matty Kadosh" w:date="2015-08-01T16:20:00Z">
        <w:r w:rsidDel="009A169A">
          <w:delText xml:space="preserve">    /*</w:delText>
        </w:r>
        <w:r w:rsidR="007F5BFC" w:rsidDel="009A169A">
          <w:delText xml:space="preserve"> </w:delText>
        </w:r>
        <w:r w:rsidDel="009A169A">
          <w:delText xml:space="preserve">set the buffer profile XOFF </w:delText>
        </w:r>
        <w:r w:rsidRPr="008A6D58" w:rsidDel="009A169A">
          <w:delText>threshold</w:delText>
        </w:r>
        <w:r w:rsidDel="009A169A">
          <w:delText xml:space="preserve"> in byte</w:delText>
        </w:r>
        <w:r w:rsidR="00BA404F" w:rsidDel="009A169A">
          <w:delText>s</w:delText>
        </w:r>
        <w:r w:rsidDel="009A169A">
          <w:delText xml:space="preserve"> </w:delText>
        </w:r>
      </w:del>
    </w:p>
    <w:p w14:paraId="47939033" w14:textId="7235486C" w:rsidR="00A46828" w:rsidDel="009A169A" w:rsidRDefault="00A46828" w:rsidP="009624D7">
      <w:pPr>
        <w:pStyle w:val="code"/>
        <w:ind w:firstLine="405"/>
        <w:rPr>
          <w:del w:id="1749" w:author="Matty Kadosh" w:date="2015-08-01T16:20:00Z"/>
          <w:szCs w:val="18"/>
        </w:rPr>
      </w:pPr>
      <w:del w:id="1750" w:author="Matty Kadosh" w:date="2015-08-01T16:20:00Z">
        <w:r w:rsidDel="009A169A">
          <w:delText xml:space="preserve">   </w:delText>
        </w:r>
        <w:r w:rsidR="00525B2B" w:rsidDel="009A169A">
          <w:delText>Valid only for ingress buffer</w:delText>
        </w:r>
      </w:del>
      <w:ins w:id="1751" w:author="Guohan Lu" w:date="2015-05-19T10:14:00Z">
        <w:del w:id="1752" w:author="Matty Kadosh" w:date="2015-08-01T16:20:00Z">
          <w:r w:rsidR="006702FB" w:rsidDel="009A169A">
            <w:delText>PG</w:delText>
          </w:r>
        </w:del>
      </w:ins>
      <w:del w:id="1753" w:author="Matty Kadosh" w:date="2015-08-01T16:20:00Z">
        <w:r w:rsidR="00525B2B" w:rsidDel="009A169A">
          <w:delText xml:space="preserve"> (</w:delText>
        </w:r>
        <w:r w:rsidR="00525B2B" w:rsidDel="009A169A">
          <w:rPr>
            <w:szCs w:val="18"/>
          </w:rPr>
          <w:delText>CREATE_AND_SET)</w:delText>
        </w:r>
        <w:r w:rsidDel="009A169A">
          <w:rPr>
            <w:szCs w:val="18"/>
          </w:rPr>
          <w:delText xml:space="preserve">. </w:delText>
        </w:r>
      </w:del>
    </w:p>
    <w:p w14:paraId="030FD2CB" w14:textId="5D830DA4" w:rsidR="006B533D" w:rsidDel="009A169A" w:rsidRDefault="00A46828" w:rsidP="009624D7">
      <w:pPr>
        <w:pStyle w:val="code"/>
        <w:ind w:firstLine="405"/>
        <w:rPr>
          <w:del w:id="1754" w:author="Matty Kadosh" w:date="2015-08-01T16:20:00Z"/>
          <w:szCs w:val="18"/>
        </w:rPr>
      </w:pPr>
      <w:del w:id="1755" w:author="Matty Kadosh" w:date="2015-08-01T16:20:00Z">
        <w:r w:rsidDel="009A169A">
          <w:rPr>
            <w:szCs w:val="18"/>
          </w:rPr>
          <w:delText xml:space="preserve">   Generate XOFF when available buffer </w:delText>
        </w:r>
        <w:r w:rsidR="006B533D" w:rsidDel="009A169A">
          <w:rPr>
            <w:szCs w:val="18"/>
          </w:rPr>
          <w:delText>in the</w:delText>
        </w:r>
      </w:del>
      <w:ins w:id="1756" w:author="Guohan Lu" w:date="2015-05-19T10:14:00Z">
        <w:del w:id="1757" w:author="Matty Kadosh" w:date="2015-08-01T16:20:00Z">
          <w:r w:rsidR="0009476C" w:rsidDel="009A169A">
            <w:rPr>
              <w:szCs w:val="18"/>
            </w:rPr>
            <w:delText xml:space="preserve"> PG buffer</w:delText>
          </w:r>
        </w:del>
      </w:ins>
      <w:del w:id="1758" w:author="Matty Kadosh" w:date="2015-08-01T16:20:00Z">
        <w:r w:rsidR="006B533D" w:rsidDel="009A169A">
          <w:rPr>
            <w:szCs w:val="18"/>
          </w:rPr>
          <w:delText xml:space="preserve"> reserved area</w:delText>
        </w:r>
      </w:del>
    </w:p>
    <w:p w14:paraId="11165631" w14:textId="69529B26" w:rsidR="00A46828" w:rsidDel="009A169A" w:rsidRDefault="006B533D" w:rsidP="009624D7">
      <w:pPr>
        <w:pStyle w:val="code"/>
        <w:ind w:firstLine="405"/>
        <w:rPr>
          <w:ins w:id="1759" w:author="Guohan Lu" w:date="2015-05-19T10:14:00Z"/>
          <w:del w:id="1760" w:author="Matty Kadosh" w:date="2015-08-01T16:20:00Z"/>
          <w:szCs w:val="18"/>
        </w:rPr>
      </w:pPr>
      <w:del w:id="1761" w:author="Matty Kadosh" w:date="2015-08-01T16:20:00Z">
        <w:r w:rsidDel="009A169A">
          <w:rPr>
            <w:szCs w:val="18"/>
          </w:rPr>
          <w:delText xml:space="preserve">   is less than this threshold.</w:delText>
        </w:r>
      </w:del>
    </w:p>
    <w:p w14:paraId="7E184D0F" w14:textId="2116E583" w:rsidR="006702FB" w:rsidDel="009A169A" w:rsidRDefault="006702FB" w:rsidP="009624D7">
      <w:pPr>
        <w:pStyle w:val="code"/>
        <w:ind w:firstLine="405"/>
        <w:rPr>
          <w:del w:id="1762" w:author="Matty Kadosh" w:date="2015-08-01T16:20:00Z"/>
          <w:szCs w:val="18"/>
        </w:rPr>
      </w:pPr>
    </w:p>
    <w:p w14:paraId="20F5623B" w14:textId="45562FED" w:rsidR="006B533D" w:rsidDel="009A169A" w:rsidRDefault="006B533D" w:rsidP="009624D7">
      <w:pPr>
        <w:pStyle w:val="code"/>
        <w:ind w:firstLine="405"/>
        <w:rPr>
          <w:del w:id="1763" w:author="Matty Kadosh" w:date="2015-08-01T16:20:00Z"/>
          <w:szCs w:val="18"/>
        </w:rPr>
      </w:pPr>
      <w:del w:id="1764" w:author="Matty Kadosh" w:date="2015-08-01T16:20:00Z">
        <w:r w:rsidDel="009A169A">
          <w:rPr>
            <w:szCs w:val="18"/>
          </w:rPr>
          <w:delText xml:space="preserve">   </w:delText>
        </w:r>
        <w:r w:rsidR="00F97420" w:rsidDel="009A169A">
          <w:rPr>
            <w:color w:val="FF0000"/>
            <w:szCs w:val="18"/>
          </w:rPr>
          <w:delText xml:space="preserve">Default to </w:delText>
        </w:r>
        <w:r w:rsidR="00F97420" w:rsidDel="009A169A">
          <w:rPr>
            <w:rFonts w:asciiTheme="minorHAnsi" w:hAnsiTheme="minorHAnsi" w:cstheme="minorHAnsi"/>
          </w:rPr>
          <w:delText>S</w:delText>
        </w:r>
        <w:r w:rsidR="00F97420" w:rsidRPr="001053E1" w:rsidDel="009A169A">
          <w:rPr>
            <w:rFonts w:asciiTheme="minorHAnsi" w:hAnsiTheme="minorHAnsi" w:cstheme="minorHAnsi"/>
          </w:rPr>
          <w:delText>AI_</w:delText>
        </w:r>
        <w:r w:rsidR="00F97420" w:rsidDel="009A169A">
          <w:delText>BUFFER_PROFILE_ATTR_BUFFER_SIZE.</w:delText>
        </w:r>
      </w:del>
    </w:p>
    <w:p w14:paraId="00C64668" w14:textId="664D2F70" w:rsidR="008276F3" w:rsidRPr="001053E1" w:rsidDel="009A169A" w:rsidRDefault="00525B2B" w:rsidP="009624D7">
      <w:pPr>
        <w:pStyle w:val="code"/>
        <w:ind w:firstLine="405"/>
        <w:rPr>
          <w:del w:id="1765" w:author="Matty Kadosh" w:date="2015-08-01T16:20:00Z"/>
        </w:rPr>
      </w:pPr>
      <w:del w:id="1766" w:author="Matty Kadosh" w:date="2015-08-01T16:20:00Z">
        <w:r w:rsidDel="009A169A">
          <w:rPr>
            <w:rFonts w:asciiTheme="minorHAnsi" w:hAnsiTheme="minorHAnsi" w:cstheme="minorHAnsi"/>
            <w:bCs/>
          </w:rPr>
          <w:delText xml:space="preserve"> </w:delText>
        </w:r>
        <w:r w:rsidR="007F5BFC" w:rsidDel="009A169A">
          <w:rPr>
            <w:rFonts w:asciiTheme="minorHAnsi" w:hAnsiTheme="minorHAnsi" w:cstheme="minorHAnsi"/>
            <w:bCs/>
          </w:rPr>
          <w:delText xml:space="preserve"> </w:delText>
        </w:r>
        <w:r w:rsidDel="009A169A">
          <w:delText>*/</w:delText>
        </w:r>
      </w:del>
    </w:p>
    <w:p w14:paraId="5187B682" w14:textId="0E0500A5" w:rsidR="00525B2B" w:rsidRPr="004232F9" w:rsidDel="009A169A" w:rsidRDefault="00D64D13" w:rsidP="00525B2B">
      <w:pPr>
        <w:pStyle w:val="code"/>
        <w:rPr>
          <w:del w:id="1767" w:author="Matty Kadosh" w:date="2015-08-01T16:20:00Z"/>
        </w:rPr>
      </w:pPr>
      <w:del w:id="1768" w:author="Matty Kadosh" w:date="2015-08-01T16:20:00Z">
        <w:r w:rsidDel="009A169A">
          <w:delText xml:space="preserve">   </w:delText>
        </w:r>
        <w:r w:rsidR="00525B2B" w:rsidDel="009A169A">
          <w:rPr>
            <w:rFonts w:asciiTheme="minorHAnsi" w:hAnsiTheme="minorHAnsi" w:cstheme="minorHAnsi"/>
          </w:rPr>
          <w:delText xml:space="preserve">   </w:delText>
        </w:r>
        <w:r w:rsidR="00525B2B" w:rsidRPr="001053E1" w:rsidDel="009A169A">
          <w:rPr>
            <w:rFonts w:asciiTheme="minorHAnsi" w:hAnsiTheme="minorHAnsi" w:cstheme="minorHAnsi"/>
          </w:rPr>
          <w:delText>SAI_</w:delText>
        </w:r>
        <w:r w:rsidR="00525B2B" w:rsidDel="009A169A">
          <w:rPr>
            <w:rFonts w:asciiTheme="minorHAnsi" w:hAnsiTheme="minorHAnsi" w:cstheme="minorHAnsi"/>
          </w:rPr>
          <w:delText>BUFFER_PROFILE_</w:delText>
        </w:r>
        <w:r w:rsidR="00A46828" w:rsidDel="009A169A">
          <w:rPr>
            <w:rFonts w:asciiTheme="minorHAnsi" w:hAnsiTheme="minorHAnsi" w:cstheme="minorHAnsi"/>
          </w:rPr>
          <w:delText>ATTR_</w:delText>
        </w:r>
        <w:r w:rsidR="00525B2B" w:rsidDel="009A169A">
          <w:rPr>
            <w:rFonts w:asciiTheme="minorHAnsi" w:hAnsiTheme="minorHAnsi" w:cstheme="minorHAnsi"/>
          </w:rPr>
          <w:delText>XOFF_TH ,</w:delText>
        </w:r>
      </w:del>
    </w:p>
    <w:p w14:paraId="5E7171F1" w14:textId="70F66E2A" w:rsidR="00525B2B" w:rsidDel="009A169A" w:rsidRDefault="00525B2B" w:rsidP="00525B2B">
      <w:pPr>
        <w:pStyle w:val="code"/>
        <w:rPr>
          <w:del w:id="1769" w:author="Matty Kadosh" w:date="2015-08-01T16:20:00Z"/>
        </w:rPr>
      </w:pPr>
      <w:del w:id="1770" w:author="Matty Kadosh" w:date="2015-08-01T16:20:00Z">
        <w:r w:rsidDel="009A169A">
          <w:delText xml:space="preserve">    </w:delText>
        </w:r>
      </w:del>
    </w:p>
    <w:p w14:paraId="412D1240" w14:textId="34BDFD06" w:rsidR="008276F3" w:rsidDel="009A169A" w:rsidRDefault="00525B2B" w:rsidP="008276F3">
      <w:pPr>
        <w:pStyle w:val="code"/>
        <w:rPr>
          <w:del w:id="1771" w:author="Matty Kadosh" w:date="2015-08-01T16:20:00Z"/>
        </w:rPr>
      </w:pPr>
      <w:del w:id="1772" w:author="Matty Kadosh" w:date="2015-08-01T16:20:00Z">
        <w:r w:rsidDel="009A169A">
          <w:delText xml:space="preserve">    </w:delText>
        </w:r>
        <w:r w:rsidR="008276F3" w:rsidDel="009A169A">
          <w:delText>/*</w:delText>
        </w:r>
        <w:r w:rsidR="006B533D" w:rsidDel="009A169A">
          <w:delText xml:space="preserve"> </w:delText>
        </w:r>
        <w:r w:rsidR="008276F3" w:rsidDel="009A169A">
          <w:delText xml:space="preserve">set the buffer profile XON </w:delText>
        </w:r>
        <w:r w:rsidR="008276F3" w:rsidRPr="008A6D58" w:rsidDel="009A169A">
          <w:delText>threshold</w:delText>
        </w:r>
        <w:r w:rsidR="008276F3" w:rsidDel="009A169A">
          <w:delText xml:space="preserve"> in byte </w:delText>
        </w:r>
      </w:del>
    </w:p>
    <w:p w14:paraId="79220A12" w14:textId="12479078" w:rsidR="006B533D" w:rsidDel="009A169A" w:rsidRDefault="008276F3" w:rsidP="008276F3">
      <w:pPr>
        <w:pStyle w:val="code"/>
        <w:rPr>
          <w:del w:id="1773" w:author="Matty Kadosh" w:date="2015-08-01T16:20:00Z"/>
        </w:rPr>
      </w:pPr>
      <w:del w:id="1774" w:author="Matty Kadosh" w:date="2015-08-01T16:20:00Z">
        <w:r w:rsidDel="009A169A">
          <w:delText xml:space="preserve">    </w:delText>
        </w:r>
        <w:r w:rsidR="006B533D" w:rsidDel="009A169A">
          <w:delText xml:space="preserve">   </w:delText>
        </w:r>
        <w:r w:rsidDel="009A169A">
          <w:delText xml:space="preserve">Valid only for ingress </w:delText>
        </w:r>
      </w:del>
      <w:ins w:id="1775" w:author="Guohan Lu" w:date="2015-05-19T10:14:00Z">
        <w:del w:id="1776" w:author="Matty Kadosh" w:date="2015-08-01T16:20:00Z">
          <w:r w:rsidR="006702FB" w:rsidDel="009A169A">
            <w:delText xml:space="preserve">PG </w:delText>
          </w:r>
        </w:del>
      </w:ins>
      <w:del w:id="1777" w:author="Matty Kadosh" w:date="2015-08-01T16:20:00Z">
        <w:r w:rsidDel="009A169A">
          <w:delText>buffer</w:delText>
        </w:r>
        <w:r w:rsidR="006B533D" w:rsidDel="009A169A">
          <w:delText xml:space="preserve"> </w:delText>
        </w:r>
        <w:r w:rsidDel="009A169A">
          <w:delText>(</w:delText>
        </w:r>
        <w:r w:rsidDel="009A169A">
          <w:rPr>
            <w:szCs w:val="18"/>
          </w:rPr>
          <w:delText>CREATE_AND_SET)</w:delText>
        </w:r>
        <w:r w:rsidDel="009A169A">
          <w:rPr>
            <w:rFonts w:asciiTheme="minorHAnsi" w:hAnsiTheme="minorHAnsi" w:cstheme="minorHAnsi"/>
            <w:bCs/>
          </w:rPr>
          <w:delText xml:space="preserve"> </w:delText>
        </w:r>
      </w:del>
    </w:p>
    <w:p w14:paraId="7EB172A1" w14:textId="2AFB6DE2" w:rsidR="0009476C" w:rsidDel="009A169A" w:rsidRDefault="006B533D" w:rsidP="008276F3">
      <w:pPr>
        <w:pStyle w:val="code"/>
        <w:rPr>
          <w:ins w:id="1778" w:author="Guohan Lu" w:date="2015-05-19T10:15:00Z"/>
          <w:del w:id="1779" w:author="Matty Kadosh" w:date="2015-08-01T16:20:00Z"/>
        </w:rPr>
      </w:pPr>
      <w:del w:id="1780" w:author="Matty Kadosh" w:date="2015-08-01T16:20:00Z">
        <w:r w:rsidDel="009A169A">
          <w:delText xml:space="preserve">       Generate XON when the </w:delText>
        </w:r>
      </w:del>
      <w:ins w:id="1781" w:author="Guohan Lu" w:date="2015-05-19T10:15:00Z">
        <w:del w:id="1782" w:author="Matty Kadosh" w:date="2015-08-01T16:20:00Z">
          <w:r w:rsidR="0009476C" w:rsidDel="009A169A">
            <w:delText xml:space="preserve">total </w:delText>
          </w:r>
        </w:del>
      </w:ins>
      <w:del w:id="1783" w:author="Matty Kadosh" w:date="2015-08-01T16:20:00Z">
        <w:r w:rsidDel="009A169A">
          <w:delText xml:space="preserve">buffer usage </w:delText>
        </w:r>
      </w:del>
      <w:ins w:id="1784" w:author="Guohan Lu" w:date="2015-05-19T10:15:00Z">
        <w:del w:id="1785" w:author="Matty Kadosh" w:date="2015-08-01T16:20:00Z">
          <w:r w:rsidR="0009476C" w:rsidDel="009A169A">
            <w:delText>of this PG</w:delText>
          </w:r>
        </w:del>
      </w:ins>
    </w:p>
    <w:p w14:paraId="1733A572" w14:textId="1C407EB5" w:rsidR="0009476C" w:rsidDel="009A169A" w:rsidRDefault="0009476C">
      <w:pPr>
        <w:pStyle w:val="code"/>
        <w:rPr>
          <w:ins w:id="1786" w:author="Guohan Lu" w:date="2015-05-19T10:15:00Z"/>
          <w:del w:id="1787" w:author="Matty Kadosh" w:date="2015-08-01T16:20:00Z"/>
        </w:rPr>
      </w:pPr>
      <w:ins w:id="1788" w:author="Guohan Lu" w:date="2015-05-19T10:15:00Z">
        <w:del w:id="1789" w:author="Matty Kadosh" w:date="2015-08-01T16:20:00Z">
          <w:r w:rsidDel="009A169A">
            <w:delText xml:space="preserve">       is less this threshold and available buffer in the PG buffer </w:delText>
          </w:r>
        </w:del>
      </w:ins>
    </w:p>
    <w:p w14:paraId="29E9592A" w14:textId="32BE591F" w:rsidR="006B533D" w:rsidDel="009A169A" w:rsidRDefault="0009476C">
      <w:pPr>
        <w:pStyle w:val="code"/>
        <w:rPr>
          <w:del w:id="1790" w:author="Matty Kadosh" w:date="2015-08-01T16:20:00Z"/>
        </w:rPr>
      </w:pPr>
      <w:ins w:id="1791" w:author="Guohan Lu" w:date="2015-05-19T10:15:00Z">
        <w:del w:id="1792" w:author="Matty Kadosh" w:date="2015-08-01T16:20:00Z">
          <w:r w:rsidDel="009A169A">
            <w:delText xml:space="preserve">       is larger than the XOFF threahold.</w:delText>
          </w:r>
        </w:del>
      </w:ins>
      <w:del w:id="1793" w:author="Matty Kadosh" w:date="2015-08-01T16:20:00Z">
        <w:r w:rsidR="006B533D" w:rsidDel="009A169A">
          <w:delText xml:space="preserve">a both reserved area </w:delText>
        </w:r>
      </w:del>
    </w:p>
    <w:p w14:paraId="780E6736" w14:textId="4B35EBBE" w:rsidR="006B533D" w:rsidDel="009A169A" w:rsidRDefault="006B533D">
      <w:pPr>
        <w:pStyle w:val="code"/>
        <w:rPr>
          <w:del w:id="1794" w:author="Matty Kadosh" w:date="2015-08-01T16:20:00Z"/>
        </w:rPr>
      </w:pPr>
      <w:del w:id="1795" w:author="Matty Kadosh" w:date="2015-08-01T16:20:00Z">
        <w:r w:rsidDel="009A169A">
          <w:delText xml:space="preserve">       and shared area is less than this threshold.</w:delText>
        </w:r>
      </w:del>
    </w:p>
    <w:p w14:paraId="5B9A8358" w14:textId="29589B2F" w:rsidR="006B533D" w:rsidDel="009A169A" w:rsidRDefault="006B533D" w:rsidP="008276F3">
      <w:pPr>
        <w:pStyle w:val="code"/>
        <w:rPr>
          <w:del w:id="1796" w:author="Matty Kadosh" w:date="2015-08-01T16:20:00Z"/>
        </w:rPr>
      </w:pPr>
      <w:del w:id="1797" w:author="Matty Kadosh" w:date="2015-08-01T16:20:00Z">
        <w:r w:rsidDel="009A169A">
          <w:delText xml:space="preserve">       </w:delText>
        </w:r>
        <w:r w:rsidR="00F97420" w:rsidDel="009A169A">
          <w:delText>Default to 0.</w:delText>
        </w:r>
      </w:del>
    </w:p>
    <w:p w14:paraId="51ADA334" w14:textId="66609E73" w:rsidR="008276F3" w:rsidRPr="001053E1" w:rsidDel="009A169A" w:rsidRDefault="006B533D" w:rsidP="008276F3">
      <w:pPr>
        <w:pStyle w:val="code"/>
        <w:rPr>
          <w:del w:id="1798" w:author="Matty Kadosh" w:date="2015-08-01T16:20:00Z"/>
        </w:rPr>
      </w:pPr>
      <w:del w:id="1799" w:author="Matty Kadosh" w:date="2015-08-01T16:20:00Z">
        <w:r w:rsidDel="009A169A">
          <w:delText xml:space="preserve">    </w:delText>
        </w:r>
        <w:r w:rsidR="008276F3" w:rsidDel="009A169A">
          <w:delText>*/</w:delText>
        </w:r>
      </w:del>
    </w:p>
    <w:p w14:paraId="0D5AF2BC" w14:textId="2854AE93" w:rsidR="00D64D13" w:rsidRPr="001053E1" w:rsidDel="009A169A" w:rsidRDefault="008276F3" w:rsidP="008276F3">
      <w:pPr>
        <w:pStyle w:val="code"/>
        <w:rPr>
          <w:del w:id="1800" w:author="Matty Kadosh" w:date="2015-08-01T16:20:00Z"/>
        </w:rPr>
      </w:pPr>
      <w:del w:id="1801" w:author="Matty Kadosh" w:date="2015-08-01T16:20:00Z">
        <w:r w:rsidDel="009A169A">
          <w:delText xml:space="preserve">   </w:delText>
        </w:r>
        <w:r w:rsidDel="009A169A">
          <w:rPr>
            <w:rFonts w:asciiTheme="minorHAnsi" w:hAnsiTheme="minorHAnsi" w:cstheme="minorHAnsi"/>
          </w:rPr>
          <w:delText xml:space="preserve">   </w:delText>
        </w:r>
        <w:r w:rsidRPr="001053E1" w:rsidDel="009A169A">
          <w:rPr>
            <w:rFonts w:asciiTheme="minorHAnsi" w:hAnsiTheme="minorHAnsi" w:cstheme="minorHAnsi"/>
          </w:rPr>
          <w:delText>SAI_</w:delText>
        </w:r>
        <w:r w:rsidDel="009A169A">
          <w:rPr>
            <w:rFonts w:asciiTheme="minorHAnsi" w:hAnsiTheme="minorHAnsi" w:cstheme="minorHAnsi"/>
          </w:rPr>
          <w:delText>BUFFER_PROFILE_</w:delText>
        </w:r>
        <w:r w:rsidR="00A46828" w:rsidDel="009A169A">
          <w:rPr>
            <w:rFonts w:asciiTheme="minorHAnsi" w:hAnsiTheme="minorHAnsi" w:cstheme="minorHAnsi"/>
          </w:rPr>
          <w:delText>ATTR_</w:delText>
        </w:r>
        <w:r w:rsidDel="009A169A">
          <w:rPr>
            <w:rFonts w:asciiTheme="minorHAnsi" w:hAnsiTheme="minorHAnsi" w:cstheme="minorHAnsi"/>
          </w:rPr>
          <w:delText>XON_TH ,</w:delText>
        </w:r>
      </w:del>
    </w:p>
    <w:p w14:paraId="751EDEE6" w14:textId="53BA099B" w:rsidR="008D0977" w:rsidDel="009A169A" w:rsidRDefault="008D0977" w:rsidP="008A6D58">
      <w:pPr>
        <w:pStyle w:val="code"/>
        <w:rPr>
          <w:del w:id="1802" w:author="Matty Kadosh" w:date="2015-08-01T16:20:00Z"/>
        </w:rPr>
      </w:pPr>
    </w:p>
    <w:p w14:paraId="3C5A1E22" w14:textId="06571131" w:rsidR="008D0977" w:rsidDel="009A169A" w:rsidRDefault="00D64D13" w:rsidP="00D64D13">
      <w:pPr>
        <w:pStyle w:val="code"/>
        <w:rPr>
          <w:del w:id="1803" w:author="Matty Kadosh" w:date="2015-08-01T16:20:00Z"/>
        </w:rPr>
      </w:pPr>
      <w:del w:id="1804" w:author="Matty Kadosh" w:date="2015-08-01T16:20:00Z">
        <w:r w:rsidDel="009A169A">
          <w:delText>}</w:delText>
        </w:r>
        <w:r w:rsidR="00847A3B" w:rsidDel="009A169A">
          <w:delText>sai</w:delText>
        </w:r>
        <w:r w:rsidDel="009A169A">
          <w:delText>_buffer</w:delText>
        </w:r>
        <w:r w:rsidR="00847A3B" w:rsidDel="009A169A">
          <w:delText>_profile</w:delText>
        </w:r>
        <w:r w:rsidDel="009A169A">
          <w:delText>_attr_t;</w:delText>
        </w:r>
      </w:del>
    </w:p>
    <w:p w14:paraId="6842CC80" w14:textId="553B477C" w:rsidR="008D0977" w:rsidDel="009A169A" w:rsidRDefault="008D0977" w:rsidP="008A6D58">
      <w:pPr>
        <w:pStyle w:val="code"/>
        <w:rPr>
          <w:del w:id="1805" w:author="Matty Kadosh" w:date="2015-08-01T16:20:00Z"/>
        </w:rPr>
      </w:pPr>
    </w:p>
    <w:p w14:paraId="65AC35A5" w14:textId="5E325336" w:rsidR="00210410" w:rsidDel="009A169A" w:rsidRDefault="00210410" w:rsidP="00210410">
      <w:pPr>
        <w:pStyle w:val="code"/>
        <w:rPr>
          <w:del w:id="1806" w:author="Matty Kadosh" w:date="2015-08-01T16:20:00Z"/>
        </w:rPr>
      </w:pPr>
      <w:del w:id="1807" w:author="Matty Kadosh" w:date="2015-08-01T16:20:00Z">
        <w:r w:rsidDel="009A169A">
          <w:delText>/*</w:delText>
        </w:r>
      </w:del>
    </w:p>
    <w:p w14:paraId="1A92F168" w14:textId="18556627" w:rsidR="00210410" w:rsidDel="009A169A" w:rsidRDefault="00210410" w:rsidP="00210410">
      <w:pPr>
        <w:pStyle w:val="code"/>
        <w:rPr>
          <w:del w:id="1808" w:author="Matty Kadosh" w:date="2015-08-01T16:20:00Z"/>
        </w:rPr>
      </w:pPr>
      <w:del w:id="1809" w:author="Matty Kadosh" w:date="2015-08-01T16:20:00Z">
        <w:r w:rsidDel="009A169A">
          <w:delText>* Routine Description:</w:delText>
        </w:r>
      </w:del>
    </w:p>
    <w:p w14:paraId="1243DCEE" w14:textId="7B1E4A08" w:rsidR="00210410" w:rsidDel="009A169A" w:rsidRDefault="00210410" w:rsidP="00210410">
      <w:pPr>
        <w:pStyle w:val="code"/>
        <w:rPr>
          <w:del w:id="1810" w:author="Matty Kadosh" w:date="2015-08-01T16:20:00Z"/>
        </w:rPr>
      </w:pPr>
      <w:del w:id="1811" w:author="Matty Kadosh" w:date="2015-08-01T16:20:00Z">
        <w:r w:rsidDel="009A169A">
          <w:delText xml:space="preserve">*    </w:delText>
        </w:r>
        <w:r w:rsidR="008276F3" w:rsidDel="009A169A">
          <w:delText>create</w:delText>
        </w:r>
        <w:r w:rsidDel="009A169A">
          <w:delText xml:space="preserve"> buffer</w:delText>
        </w:r>
        <w:r w:rsidR="008276F3" w:rsidDel="009A169A">
          <w:delText xml:space="preserve"> profile </w:delText>
        </w:r>
        <w:r w:rsidDel="009A169A">
          <w:delText xml:space="preserve">     .</w:delText>
        </w:r>
      </w:del>
    </w:p>
    <w:p w14:paraId="507F4823" w14:textId="540B1BDA" w:rsidR="00210410" w:rsidDel="009A169A" w:rsidRDefault="00210410" w:rsidP="00210410">
      <w:pPr>
        <w:pStyle w:val="code"/>
        <w:rPr>
          <w:del w:id="1812" w:author="Matty Kadosh" w:date="2015-08-01T16:20:00Z"/>
        </w:rPr>
      </w:pPr>
      <w:del w:id="1813" w:author="Matty Kadosh" w:date="2015-08-01T16:20:00Z">
        <w:r w:rsidDel="009A169A">
          <w:delText>*</w:delText>
        </w:r>
      </w:del>
    </w:p>
    <w:p w14:paraId="3DFF50F7" w14:textId="49385947" w:rsidR="00210410" w:rsidDel="009A169A" w:rsidRDefault="00210410" w:rsidP="00210410">
      <w:pPr>
        <w:pStyle w:val="code"/>
        <w:rPr>
          <w:del w:id="1814" w:author="Matty Kadosh" w:date="2015-08-01T16:20:00Z"/>
        </w:rPr>
      </w:pPr>
      <w:del w:id="1815" w:author="Matty Kadosh" w:date="2015-08-01T16:20:00Z">
        <w:r w:rsidDel="009A169A">
          <w:delText>* Arguments:</w:delText>
        </w:r>
      </w:del>
    </w:p>
    <w:p w14:paraId="06D1DCF0" w14:textId="3EBB6D07" w:rsidR="00210410" w:rsidDel="009A169A" w:rsidRDefault="008276F3" w:rsidP="00210410">
      <w:pPr>
        <w:pStyle w:val="code"/>
        <w:rPr>
          <w:del w:id="1816" w:author="Matty Kadosh" w:date="2015-08-01T16:20:00Z"/>
        </w:rPr>
      </w:pPr>
      <w:del w:id="1817" w:author="Matty Kadosh" w:date="2015-08-01T16:20:00Z">
        <w:r w:rsidDel="009A169A">
          <w:delText>*  [in,out] buffer_profile_id  -</w:delText>
        </w:r>
        <w:r w:rsidRPr="008276F3" w:rsidDel="009A169A">
          <w:delText xml:space="preserve"> </w:delText>
        </w:r>
        <w:r w:rsidDel="009A169A">
          <w:delText>buffer profile</w:delText>
        </w:r>
        <w:r w:rsidR="00210410" w:rsidDel="009A169A">
          <w:delText xml:space="preserve"> id </w:delText>
        </w:r>
      </w:del>
    </w:p>
    <w:p w14:paraId="3C15A86C" w14:textId="37526888" w:rsidR="00210410" w:rsidDel="009A169A" w:rsidRDefault="00210410" w:rsidP="00210410">
      <w:pPr>
        <w:pStyle w:val="code"/>
        <w:rPr>
          <w:del w:id="1818" w:author="Matty Kadosh" w:date="2015-08-01T16:20:00Z"/>
        </w:rPr>
      </w:pPr>
      <w:del w:id="1819" w:author="Matty Kadosh" w:date="2015-08-01T16:20:00Z">
        <w:r w:rsidDel="009A169A">
          <w:delText xml:space="preserve">*  </w:delText>
        </w:r>
      </w:del>
    </w:p>
    <w:p w14:paraId="25EB0AC8" w14:textId="6F80EBB7" w:rsidR="00210410" w:rsidDel="009A169A" w:rsidRDefault="00210410" w:rsidP="00210410">
      <w:pPr>
        <w:pStyle w:val="code"/>
        <w:rPr>
          <w:del w:id="1820" w:author="Matty Kadosh" w:date="2015-08-01T16:20:00Z"/>
        </w:rPr>
      </w:pPr>
      <w:del w:id="1821" w:author="Matty Kadosh" w:date="2015-08-01T16:20:00Z">
        <w:r w:rsidDel="009A169A">
          <w:delText>*</w:delText>
        </w:r>
      </w:del>
    </w:p>
    <w:p w14:paraId="45096270" w14:textId="0628BAAD" w:rsidR="00210410" w:rsidRPr="007C0B8D" w:rsidDel="009A169A" w:rsidRDefault="00210410" w:rsidP="00210410">
      <w:pPr>
        <w:pStyle w:val="code"/>
        <w:rPr>
          <w:del w:id="1822" w:author="Matty Kadosh" w:date="2015-08-01T16:20:00Z"/>
        </w:rPr>
      </w:pPr>
      <w:del w:id="1823" w:author="Matty Kadosh" w:date="2015-08-01T16:20:00Z">
        <w:r w:rsidDel="009A169A">
          <w:delText xml:space="preserve">* Return </w:delText>
        </w:r>
        <w:r w:rsidRPr="007C0B8D" w:rsidDel="009A169A">
          <w:delText>Values:</w:delText>
        </w:r>
      </w:del>
    </w:p>
    <w:p w14:paraId="14123CFB" w14:textId="638E2429" w:rsidR="00210410" w:rsidRPr="007C0B8D" w:rsidDel="009A169A" w:rsidRDefault="00210410" w:rsidP="00210410">
      <w:pPr>
        <w:pStyle w:val="code"/>
        <w:rPr>
          <w:del w:id="1824" w:author="Matty Kadosh" w:date="2015-08-01T16:20:00Z"/>
        </w:rPr>
      </w:pPr>
      <w:del w:id="1825" w:author="Matty Kadosh" w:date="2015-08-01T16:20:00Z">
        <w:r w:rsidRPr="007C0B8D" w:rsidDel="009A169A">
          <w:delText>*    SAI_STATUS_SUCCESS on success</w:delText>
        </w:r>
      </w:del>
    </w:p>
    <w:p w14:paraId="1ABA17F1" w14:textId="5F0E2444" w:rsidR="00210410" w:rsidRPr="007C0B8D" w:rsidDel="009A169A" w:rsidRDefault="00210410" w:rsidP="00210410">
      <w:pPr>
        <w:pStyle w:val="code"/>
        <w:rPr>
          <w:del w:id="1826" w:author="Matty Kadosh" w:date="2015-08-01T16:20:00Z"/>
        </w:rPr>
      </w:pPr>
      <w:del w:id="1827" w:author="Matty Kadosh" w:date="2015-08-01T16:20:00Z">
        <w:r w:rsidRPr="007C0B8D" w:rsidDel="009A169A">
          <w:delText>*    Failure status code on error</w:delText>
        </w:r>
      </w:del>
    </w:p>
    <w:p w14:paraId="70353936" w14:textId="3C9229B5" w:rsidR="00210410" w:rsidRPr="007C0B8D" w:rsidDel="009A169A" w:rsidRDefault="00210410" w:rsidP="00210410">
      <w:pPr>
        <w:pStyle w:val="code"/>
        <w:rPr>
          <w:del w:id="1828" w:author="Matty Kadosh" w:date="2015-08-01T16:20:00Z"/>
        </w:rPr>
      </w:pPr>
      <w:del w:id="1829" w:author="Matty Kadosh" w:date="2015-08-01T16:20:00Z">
        <w:r w:rsidRPr="007C0B8D" w:rsidDel="009A169A">
          <w:delText>*/</w:delText>
        </w:r>
      </w:del>
    </w:p>
    <w:p w14:paraId="44E0C374" w14:textId="4E56D8E6" w:rsidR="00210410" w:rsidRPr="007C0B8D" w:rsidDel="009A169A" w:rsidRDefault="00210410" w:rsidP="00210410">
      <w:pPr>
        <w:pStyle w:val="code"/>
        <w:rPr>
          <w:del w:id="1830" w:author="Matty Kadosh" w:date="2015-08-01T16:20:00Z"/>
        </w:rPr>
      </w:pPr>
    </w:p>
    <w:p w14:paraId="7DB71646" w14:textId="5866853B" w:rsidR="00210410" w:rsidRPr="007C0B8D" w:rsidDel="009A169A" w:rsidRDefault="00210410" w:rsidP="00210410">
      <w:pPr>
        <w:pStyle w:val="code"/>
        <w:rPr>
          <w:del w:id="1831" w:author="Matty Kadosh" w:date="2015-08-01T16:20:00Z"/>
        </w:rPr>
      </w:pPr>
      <w:del w:id="1832" w:author="Matty Kadosh" w:date="2015-08-01T16:20:00Z">
        <w:r w:rsidRPr="007C0B8D" w:rsidDel="009A169A">
          <w:delText>ty</w:delText>
        </w:r>
        <w:r w:rsidR="008276F3" w:rsidDel="009A169A">
          <w:delText>pedef sai_status_t (*sai_create_buffer_profile</w:delText>
        </w:r>
        <w:r w:rsidRPr="007C0B8D" w:rsidDel="009A169A">
          <w:delText>_fn)(</w:delText>
        </w:r>
      </w:del>
    </w:p>
    <w:p w14:paraId="73DE732A" w14:textId="32B1F371" w:rsidR="00210410" w:rsidDel="009A169A" w:rsidRDefault="00210410" w:rsidP="00210410">
      <w:pPr>
        <w:pStyle w:val="code"/>
        <w:rPr>
          <w:del w:id="1833" w:author="Matty Kadosh" w:date="2015-08-01T16:20:00Z"/>
        </w:rPr>
      </w:pPr>
      <w:del w:id="1834" w:author="Matty Kadosh" w:date="2015-08-01T16:20:00Z">
        <w:r w:rsidRPr="007C0B8D" w:rsidDel="009A169A">
          <w:delText xml:space="preserve">    _in_out sai_</w:delText>
        </w:r>
        <w:r w:rsidR="008276F3" w:rsidDel="009A169A">
          <w:delText>object</w:delText>
        </w:r>
        <w:r w:rsidRPr="007C0B8D" w:rsidDel="009A169A">
          <w:delText>_id_t* buffer</w:delText>
        </w:r>
        <w:r w:rsidR="008276F3" w:rsidDel="009A169A">
          <w:delText>_profile</w:delText>
        </w:r>
        <w:r w:rsidRPr="007C0B8D" w:rsidDel="009A169A">
          <w:delText>_</w:delText>
        </w:r>
        <w:r w:rsidDel="009A169A">
          <w:delText>id,</w:delText>
        </w:r>
      </w:del>
    </w:p>
    <w:p w14:paraId="37F4F64A" w14:textId="588DD501" w:rsidR="00210410" w:rsidRPr="00A415FC" w:rsidDel="009A169A" w:rsidRDefault="00A415FC" w:rsidP="00210410">
      <w:pPr>
        <w:pStyle w:val="code"/>
        <w:rPr>
          <w:del w:id="1835" w:author="Matty Kadosh" w:date="2015-08-01T16:20:00Z"/>
          <w:color w:val="FF0000"/>
          <w:rPrChange w:id="1836" w:author="Guohan Lu" w:date="2015-05-19T10:16:00Z">
            <w:rPr>
              <w:del w:id="1837" w:author="Matty Kadosh" w:date="2015-08-01T16:20:00Z"/>
            </w:rPr>
          </w:rPrChange>
        </w:rPr>
      </w:pPr>
      <w:ins w:id="1838" w:author="Guohan Lu" w:date="2015-05-19T10:16:00Z">
        <w:del w:id="1839" w:author="Matty Kadosh" w:date="2015-08-01T16:20:00Z">
          <w:r w:rsidRPr="00A415FC" w:rsidDel="009A169A">
            <w:rPr>
              <w:color w:val="FF0000"/>
              <w:rPrChange w:id="1840" w:author="Guohan Lu" w:date="2015-05-19T10:16:00Z">
                <w:rPr/>
              </w:rPrChange>
            </w:rPr>
            <w:delText>Missing attributes.</w:delText>
          </w:r>
        </w:del>
      </w:ins>
    </w:p>
    <w:p w14:paraId="4B993B3D" w14:textId="54316699" w:rsidR="00210410" w:rsidDel="009A169A" w:rsidRDefault="00210410" w:rsidP="00210410">
      <w:pPr>
        <w:pStyle w:val="code"/>
        <w:rPr>
          <w:del w:id="1841" w:author="Matty Kadosh" w:date="2015-08-01T16:20:00Z"/>
        </w:rPr>
      </w:pPr>
      <w:del w:id="1842" w:author="Matty Kadosh" w:date="2015-08-01T16:20:00Z">
        <w:r w:rsidDel="009A169A">
          <w:delText xml:space="preserve">   );</w:delText>
        </w:r>
      </w:del>
    </w:p>
    <w:p w14:paraId="50828281" w14:textId="0639D041" w:rsidR="00210410" w:rsidDel="009A169A" w:rsidRDefault="00210410" w:rsidP="00210410">
      <w:pPr>
        <w:pStyle w:val="code"/>
        <w:rPr>
          <w:del w:id="1843" w:author="Matty Kadosh" w:date="2015-08-01T16:20:00Z"/>
        </w:rPr>
      </w:pPr>
    </w:p>
    <w:p w14:paraId="39D5658E" w14:textId="72F70AD4" w:rsidR="00210410" w:rsidDel="009A169A" w:rsidRDefault="00210410" w:rsidP="00210410">
      <w:pPr>
        <w:pStyle w:val="code"/>
        <w:rPr>
          <w:del w:id="1844" w:author="Matty Kadosh" w:date="2015-08-01T16:20:00Z"/>
        </w:rPr>
      </w:pPr>
    </w:p>
    <w:p w14:paraId="4AA5D87E" w14:textId="0A675038" w:rsidR="00210410" w:rsidDel="009A169A" w:rsidRDefault="00210410" w:rsidP="00210410">
      <w:pPr>
        <w:pStyle w:val="code"/>
        <w:rPr>
          <w:del w:id="1845" w:author="Matty Kadosh" w:date="2015-08-01T16:20:00Z"/>
        </w:rPr>
      </w:pPr>
      <w:del w:id="1846" w:author="Matty Kadosh" w:date="2015-08-01T16:20:00Z">
        <w:r w:rsidDel="009A169A">
          <w:delText>/*</w:delText>
        </w:r>
      </w:del>
    </w:p>
    <w:p w14:paraId="576F46CB" w14:textId="387D28B8" w:rsidR="00210410" w:rsidDel="009A169A" w:rsidRDefault="00210410" w:rsidP="00210410">
      <w:pPr>
        <w:pStyle w:val="code"/>
        <w:rPr>
          <w:del w:id="1847" w:author="Matty Kadosh" w:date="2015-08-01T16:20:00Z"/>
        </w:rPr>
      </w:pPr>
      <w:del w:id="1848" w:author="Matty Kadosh" w:date="2015-08-01T16:20:00Z">
        <w:r w:rsidDel="009A169A">
          <w:delText>* Routine Description:</w:delText>
        </w:r>
      </w:del>
    </w:p>
    <w:p w14:paraId="62FBBE99" w14:textId="0964D523" w:rsidR="00210410" w:rsidDel="009A169A" w:rsidRDefault="00210410" w:rsidP="00210410">
      <w:pPr>
        <w:pStyle w:val="code"/>
        <w:rPr>
          <w:del w:id="1849" w:author="Matty Kadosh" w:date="2015-08-01T16:20:00Z"/>
        </w:rPr>
      </w:pPr>
      <w:del w:id="1850" w:author="Matty Kadosh" w:date="2015-08-01T16:20:00Z">
        <w:r w:rsidDel="009A169A">
          <w:delText xml:space="preserve">*    remove buffer </w:delText>
        </w:r>
        <w:r w:rsidR="008276F3" w:rsidDel="009A169A">
          <w:delText>profile</w:delText>
        </w:r>
        <w:r w:rsidDel="009A169A">
          <w:delText xml:space="preserve">    .</w:delText>
        </w:r>
      </w:del>
    </w:p>
    <w:p w14:paraId="6ECBE027" w14:textId="7C516791" w:rsidR="00210410" w:rsidDel="009A169A" w:rsidRDefault="00210410" w:rsidP="00210410">
      <w:pPr>
        <w:pStyle w:val="code"/>
        <w:rPr>
          <w:del w:id="1851" w:author="Matty Kadosh" w:date="2015-08-01T16:20:00Z"/>
        </w:rPr>
      </w:pPr>
      <w:del w:id="1852" w:author="Matty Kadosh" w:date="2015-08-01T16:20:00Z">
        <w:r w:rsidDel="009A169A">
          <w:delText>*</w:delText>
        </w:r>
      </w:del>
    </w:p>
    <w:p w14:paraId="1E631994" w14:textId="59FF2D4B" w:rsidR="00210410" w:rsidDel="009A169A" w:rsidRDefault="00210410" w:rsidP="00210410">
      <w:pPr>
        <w:pStyle w:val="code"/>
        <w:rPr>
          <w:del w:id="1853" w:author="Matty Kadosh" w:date="2015-08-01T16:20:00Z"/>
        </w:rPr>
      </w:pPr>
      <w:del w:id="1854" w:author="Matty Kadosh" w:date="2015-08-01T16:20:00Z">
        <w:r w:rsidDel="009A169A">
          <w:delText>* Arguments:</w:delText>
        </w:r>
      </w:del>
    </w:p>
    <w:p w14:paraId="5AD8FB56" w14:textId="1D4BAC54" w:rsidR="00210410" w:rsidDel="009A169A" w:rsidRDefault="008276F3" w:rsidP="00210410">
      <w:pPr>
        <w:pStyle w:val="code"/>
        <w:rPr>
          <w:del w:id="1855" w:author="Matty Kadosh" w:date="2015-08-01T16:20:00Z"/>
        </w:rPr>
      </w:pPr>
      <w:del w:id="1856" w:author="Matty Kadosh" w:date="2015-08-01T16:20:00Z">
        <w:r w:rsidDel="009A169A">
          <w:delText>*  [in] buffer_profile_id  -</w:delText>
        </w:r>
        <w:r w:rsidRPr="008276F3" w:rsidDel="009A169A">
          <w:delText xml:space="preserve"> </w:delText>
        </w:r>
        <w:r w:rsidDel="009A169A">
          <w:delText>buffer profile id</w:delText>
        </w:r>
      </w:del>
    </w:p>
    <w:p w14:paraId="512EF167" w14:textId="7B1ED0C7" w:rsidR="00210410" w:rsidDel="009A169A" w:rsidRDefault="00210410" w:rsidP="00210410">
      <w:pPr>
        <w:pStyle w:val="code"/>
        <w:rPr>
          <w:del w:id="1857" w:author="Matty Kadosh" w:date="2015-08-01T16:20:00Z"/>
        </w:rPr>
      </w:pPr>
      <w:del w:id="1858" w:author="Matty Kadosh" w:date="2015-08-01T16:20:00Z">
        <w:r w:rsidDel="009A169A">
          <w:delText xml:space="preserve">*  </w:delText>
        </w:r>
      </w:del>
    </w:p>
    <w:p w14:paraId="10EFCA1F" w14:textId="683C6052" w:rsidR="00210410" w:rsidDel="009A169A" w:rsidRDefault="00210410" w:rsidP="00210410">
      <w:pPr>
        <w:pStyle w:val="code"/>
        <w:rPr>
          <w:del w:id="1859" w:author="Matty Kadosh" w:date="2015-08-01T16:20:00Z"/>
        </w:rPr>
      </w:pPr>
      <w:del w:id="1860" w:author="Matty Kadosh" w:date="2015-08-01T16:20:00Z">
        <w:r w:rsidDel="009A169A">
          <w:delText>*</w:delText>
        </w:r>
      </w:del>
    </w:p>
    <w:p w14:paraId="5A29C899" w14:textId="6F4817B5" w:rsidR="00210410" w:rsidDel="009A169A" w:rsidRDefault="00210410" w:rsidP="00210410">
      <w:pPr>
        <w:pStyle w:val="code"/>
        <w:rPr>
          <w:del w:id="1861" w:author="Matty Kadosh" w:date="2015-08-01T16:20:00Z"/>
        </w:rPr>
      </w:pPr>
      <w:del w:id="1862" w:author="Matty Kadosh" w:date="2015-08-01T16:20:00Z">
        <w:r w:rsidDel="009A169A">
          <w:delText>* Return Values:</w:delText>
        </w:r>
      </w:del>
    </w:p>
    <w:p w14:paraId="10017E69" w14:textId="3BC26680" w:rsidR="00210410" w:rsidDel="009A169A" w:rsidRDefault="00210410" w:rsidP="00210410">
      <w:pPr>
        <w:pStyle w:val="code"/>
        <w:rPr>
          <w:del w:id="1863" w:author="Matty Kadosh" w:date="2015-08-01T16:20:00Z"/>
        </w:rPr>
      </w:pPr>
      <w:del w:id="1864" w:author="Matty Kadosh" w:date="2015-08-01T16:20:00Z">
        <w:r w:rsidDel="009A169A">
          <w:delText>*    SAI_STATUS_SUCCESS on success</w:delText>
        </w:r>
      </w:del>
    </w:p>
    <w:p w14:paraId="245B3A0B" w14:textId="4307CBD4" w:rsidR="00210410" w:rsidDel="009A169A" w:rsidRDefault="00210410" w:rsidP="00210410">
      <w:pPr>
        <w:pStyle w:val="code"/>
        <w:rPr>
          <w:del w:id="1865" w:author="Matty Kadosh" w:date="2015-08-01T16:20:00Z"/>
        </w:rPr>
      </w:pPr>
      <w:del w:id="1866" w:author="Matty Kadosh" w:date="2015-08-01T16:20:00Z">
        <w:r w:rsidDel="009A169A">
          <w:delText>*    Failure status code on error</w:delText>
        </w:r>
      </w:del>
    </w:p>
    <w:p w14:paraId="5ACE7ECD" w14:textId="1D2356D0" w:rsidR="00210410" w:rsidDel="009A169A" w:rsidRDefault="00210410" w:rsidP="00210410">
      <w:pPr>
        <w:pStyle w:val="code"/>
        <w:rPr>
          <w:del w:id="1867" w:author="Matty Kadosh" w:date="2015-08-01T16:20:00Z"/>
        </w:rPr>
      </w:pPr>
      <w:del w:id="1868" w:author="Matty Kadosh" w:date="2015-08-01T16:20:00Z">
        <w:r w:rsidDel="009A169A">
          <w:delText>*/</w:delText>
        </w:r>
      </w:del>
    </w:p>
    <w:p w14:paraId="3EE37143" w14:textId="6FC63862" w:rsidR="00210410" w:rsidDel="009A169A" w:rsidRDefault="00210410" w:rsidP="00210410">
      <w:pPr>
        <w:pStyle w:val="code"/>
        <w:rPr>
          <w:del w:id="1869" w:author="Matty Kadosh" w:date="2015-08-01T16:20:00Z"/>
        </w:rPr>
      </w:pPr>
    </w:p>
    <w:p w14:paraId="367CFBAB" w14:textId="1B7F1579" w:rsidR="00210410" w:rsidDel="009A169A" w:rsidRDefault="00210410" w:rsidP="00210410">
      <w:pPr>
        <w:pStyle w:val="code"/>
        <w:rPr>
          <w:del w:id="1870" w:author="Matty Kadosh" w:date="2015-08-01T16:20:00Z"/>
        </w:rPr>
      </w:pPr>
      <w:del w:id="1871" w:author="Matty Kadosh" w:date="2015-08-01T16:20:00Z">
        <w:r w:rsidDel="009A169A">
          <w:delText>typedef sai_status_t (*</w:delText>
        </w:r>
        <w:r w:rsidRPr="007C0B8D" w:rsidDel="009A169A">
          <w:delText>sai_</w:delText>
        </w:r>
        <w:r w:rsidDel="009A169A">
          <w:delText>remove_</w:delText>
        </w:r>
        <w:r w:rsidRPr="007C0B8D" w:rsidDel="009A169A">
          <w:delText>buffer_</w:delText>
        </w:r>
        <w:r w:rsidR="008276F3" w:rsidDel="009A169A">
          <w:delText>profile</w:delText>
        </w:r>
        <w:r w:rsidRPr="007C0B8D" w:rsidDel="009A169A">
          <w:delText>_fn)(</w:delText>
        </w:r>
      </w:del>
    </w:p>
    <w:p w14:paraId="73CFB146" w14:textId="38ED6669" w:rsidR="00210410" w:rsidDel="009A169A" w:rsidRDefault="00210410" w:rsidP="00210410">
      <w:pPr>
        <w:pStyle w:val="code"/>
        <w:rPr>
          <w:del w:id="1872" w:author="Matty Kadosh" w:date="2015-08-01T16:20:00Z"/>
        </w:rPr>
      </w:pPr>
      <w:del w:id="1873" w:author="Matty Kadosh" w:date="2015-08-01T16:20:00Z">
        <w:r w:rsidDel="009A169A">
          <w:delText xml:space="preserve">    _in_ </w:delText>
        </w:r>
        <w:r w:rsidR="008276F3" w:rsidDel="009A169A">
          <w:delText>sai</w:delText>
        </w:r>
        <w:r w:rsidDel="009A169A">
          <w:delText>_</w:delText>
        </w:r>
        <w:r w:rsidR="008276F3" w:rsidDel="009A169A">
          <w:delText>object_</w:delText>
        </w:r>
        <w:r w:rsidRPr="007C0B8D" w:rsidDel="009A169A">
          <w:delText>id_t buffer</w:delText>
        </w:r>
        <w:r w:rsidR="008276F3" w:rsidDel="009A169A">
          <w:delText>_profile</w:delText>
        </w:r>
        <w:r w:rsidRPr="007C0B8D" w:rsidDel="009A169A">
          <w:delText>_</w:delText>
        </w:r>
        <w:r w:rsidDel="009A169A">
          <w:delText>id,</w:delText>
        </w:r>
      </w:del>
    </w:p>
    <w:p w14:paraId="01D0C8B0" w14:textId="067E918F" w:rsidR="00210410" w:rsidDel="009A169A" w:rsidRDefault="00210410" w:rsidP="00210410">
      <w:pPr>
        <w:pStyle w:val="code"/>
        <w:rPr>
          <w:del w:id="1874" w:author="Matty Kadosh" w:date="2015-08-01T16:20:00Z"/>
        </w:rPr>
      </w:pPr>
      <w:del w:id="1875" w:author="Matty Kadosh" w:date="2015-08-01T16:20:00Z">
        <w:r w:rsidDel="009A169A">
          <w:delText xml:space="preserve">   );</w:delText>
        </w:r>
      </w:del>
    </w:p>
    <w:p w14:paraId="41AFBDF6" w14:textId="40A2C309" w:rsidR="00210410" w:rsidDel="009A169A" w:rsidRDefault="00210410" w:rsidP="00210410">
      <w:pPr>
        <w:pStyle w:val="code"/>
        <w:rPr>
          <w:del w:id="1876" w:author="Matty Kadosh" w:date="2015-08-01T16:20:00Z"/>
        </w:rPr>
      </w:pPr>
    </w:p>
    <w:p w14:paraId="0E175ECA" w14:textId="3F2110ED" w:rsidR="00D64D13" w:rsidDel="009A169A" w:rsidRDefault="00D64D13" w:rsidP="008A6D58">
      <w:pPr>
        <w:pStyle w:val="code"/>
        <w:rPr>
          <w:del w:id="1877" w:author="Matty Kadosh" w:date="2015-08-01T16:20:00Z"/>
        </w:rPr>
      </w:pPr>
    </w:p>
    <w:p w14:paraId="319C1C63" w14:textId="72933A13" w:rsidR="00210410" w:rsidDel="009A169A" w:rsidRDefault="00210410" w:rsidP="008A6D58">
      <w:pPr>
        <w:pStyle w:val="code"/>
        <w:rPr>
          <w:del w:id="1878" w:author="Matty Kadosh" w:date="2015-08-01T16:20:00Z"/>
        </w:rPr>
      </w:pPr>
    </w:p>
    <w:p w14:paraId="4CF9D3DC" w14:textId="1527CCE9" w:rsidR="008D0977" w:rsidDel="009A169A" w:rsidRDefault="008D0977" w:rsidP="008A6D58">
      <w:pPr>
        <w:pStyle w:val="code"/>
        <w:rPr>
          <w:del w:id="1879" w:author="Matty Kadosh" w:date="2015-08-01T16:20:00Z"/>
          <w:rFonts w:asciiTheme="minorHAnsi" w:hAnsiTheme="minorHAnsi" w:cstheme="minorHAnsi"/>
        </w:rPr>
      </w:pPr>
    </w:p>
    <w:p w14:paraId="27418D38" w14:textId="32ECD09A" w:rsidR="00D64D13" w:rsidRPr="007C0B8D" w:rsidDel="009A169A" w:rsidRDefault="00D64D13" w:rsidP="00D64D13">
      <w:pPr>
        <w:pStyle w:val="code"/>
        <w:rPr>
          <w:del w:id="1880" w:author="Matty Kadosh" w:date="2015-08-01T16:20:00Z"/>
        </w:rPr>
      </w:pPr>
      <w:del w:id="1881" w:author="Matty Kadosh" w:date="2015-08-01T16:20:00Z">
        <w:r w:rsidRPr="007C0B8D" w:rsidDel="009A169A">
          <w:delText>/*</w:delText>
        </w:r>
      </w:del>
    </w:p>
    <w:p w14:paraId="18D35F35" w14:textId="420B6223" w:rsidR="00D64D13" w:rsidRPr="007C0B8D" w:rsidDel="009A169A" w:rsidRDefault="00D64D13" w:rsidP="00D64D13">
      <w:pPr>
        <w:pStyle w:val="code"/>
        <w:rPr>
          <w:del w:id="1882" w:author="Matty Kadosh" w:date="2015-08-01T16:20:00Z"/>
        </w:rPr>
      </w:pPr>
      <w:del w:id="1883" w:author="Matty Kadosh" w:date="2015-08-01T16:20:00Z">
        <w:r w:rsidRPr="007C0B8D" w:rsidDel="009A169A">
          <w:delText>* Routine Description:</w:delText>
        </w:r>
      </w:del>
    </w:p>
    <w:p w14:paraId="7FF84120" w14:textId="72571DB4" w:rsidR="00D64D13" w:rsidRPr="007C0B8D" w:rsidDel="009A169A" w:rsidRDefault="00D64D13" w:rsidP="00D64D13">
      <w:pPr>
        <w:pStyle w:val="code"/>
        <w:rPr>
          <w:del w:id="1884" w:author="Matty Kadosh" w:date="2015-08-01T16:20:00Z"/>
        </w:rPr>
      </w:pPr>
      <w:del w:id="1885" w:author="Matty Kadosh" w:date="2015-08-01T16:20:00Z">
        <w:r w:rsidRPr="007C0B8D" w:rsidDel="009A169A">
          <w:delText>* set buffer</w:delText>
        </w:r>
        <w:r w:rsidR="00F333EB" w:rsidDel="009A169A">
          <w:delText xml:space="preserve"> profile</w:delText>
        </w:r>
        <w:r w:rsidRPr="007C0B8D" w:rsidDel="009A169A">
          <w:delText xml:space="preserve"> attributes.</w:delText>
        </w:r>
      </w:del>
    </w:p>
    <w:p w14:paraId="71E776C3" w14:textId="131B6FB7" w:rsidR="00D64D13" w:rsidDel="009A169A" w:rsidRDefault="00D64D13" w:rsidP="00D64D13">
      <w:pPr>
        <w:pStyle w:val="code"/>
        <w:rPr>
          <w:del w:id="1886" w:author="Matty Kadosh" w:date="2015-08-01T16:20:00Z"/>
        </w:rPr>
      </w:pPr>
      <w:del w:id="1887" w:author="Matty Kadosh" w:date="2015-08-01T16:20:00Z">
        <w:r w:rsidDel="009A169A">
          <w:delText>* Arguments:</w:delText>
        </w:r>
      </w:del>
    </w:p>
    <w:p w14:paraId="57C406B5" w14:textId="6AD5CEF6" w:rsidR="00D64D13" w:rsidDel="009A169A" w:rsidRDefault="00210410" w:rsidP="0084778B">
      <w:pPr>
        <w:pStyle w:val="code"/>
        <w:rPr>
          <w:del w:id="1888" w:author="Matty Kadosh" w:date="2015-08-01T16:20:00Z"/>
        </w:rPr>
      </w:pPr>
      <w:del w:id="1889" w:author="Matty Kadosh" w:date="2015-08-01T16:20:00Z">
        <w:r w:rsidDel="009A169A">
          <w:delText xml:space="preserve">* [in] </w:delText>
        </w:r>
        <w:r w:rsidR="00F333EB" w:rsidDel="009A169A">
          <w:delText>buffer_profile_id  -</w:delText>
        </w:r>
        <w:r w:rsidR="00F333EB" w:rsidRPr="008276F3" w:rsidDel="009A169A">
          <w:delText xml:space="preserve"> </w:delText>
        </w:r>
        <w:r w:rsidR="00F333EB" w:rsidDel="009A169A">
          <w:delText>buffer profile id</w:delText>
        </w:r>
      </w:del>
    </w:p>
    <w:p w14:paraId="16422EF0" w14:textId="50E66ED6" w:rsidR="00D64D13" w:rsidRPr="007C0B8D" w:rsidDel="009A169A" w:rsidRDefault="00D64D13" w:rsidP="00D64D13">
      <w:pPr>
        <w:pStyle w:val="code"/>
        <w:rPr>
          <w:del w:id="1890" w:author="Matty Kadosh" w:date="2015-08-01T16:20:00Z"/>
        </w:rPr>
      </w:pPr>
      <w:del w:id="1891" w:author="Matty Kadosh" w:date="2015-08-01T16:20:00Z">
        <w:r w:rsidDel="009A169A">
          <w:delText>* [in]</w:delText>
        </w:r>
        <w:r w:rsidRPr="00144C06" w:rsidDel="009A169A">
          <w:delText xml:space="preserve"> </w:delText>
        </w:r>
        <w:r w:rsidR="0084778B" w:rsidDel="009A169A">
          <w:delText>attr</w:delText>
        </w:r>
        <w:r w:rsidDel="009A169A">
          <w:delText xml:space="preserve"> - </w:delText>
        </w:r>
        <w:r w:rsidR="0084778B" w:rsidDel="009A169A">
          <w:delText xml:space="preserve"> buffer profile attribute</w:delText>
        </w:r>
        <w:r w:rsidRPr="007C0B8D" w:rsidDel="009A169A">
          <w:delText xml:space="preserve"> </w:delText>
        </w:r>
      </w:del>
    </w:p>
    <w:p w14:paraId="040F7738" w14:textId="3336D66B" w:rsidR="00D64D13" w:rsidRPr="007C0B8D" w:rsidDel="009A169A" w:rsidRDefault="00D64D13" w:rsidP="00D64D13">
      <w:pPr>
        <w:pStyle w:val="code"/>
        <w:rPr>
          <w:del w:id="1892" w:author="Matty Kadosh" w:date="2015-08-01T16:20:00Z"/>
        </w:rPr>
      </w:pPr>
      <w:del w:id="1893" w:author="Matty Kadosh" w:date="2015-08-01T16:20:00Z">
        <w:r w:rsidRPr="007C0B8D" w:rsidDel="009A169A">
          <w:delText>*</w:delText>
        </w:r>
      </w:del>
    </w:p>
    <w:p w14:paraId="605D6480" w14:textId="59CCA188" w:rsidR="00D64D13" w:rsidRPr="007C0B8D" w:rsidDel="009A169A" w:rsidRDefault="00D64D13" w:rsidP="00D64D13">
      <w:pPr>
        <w:pStyle w:val="code"/>
        <w:rPr>
          <w:del w:id="1894" w:author="Matty Kadosh" w:date="2015-08-01T16:20:00Z"/>
        </w:rPr>
      </w:pPr>
      <w:del w:id="1895" w:author="Matty Kadosh" w:date="2015-08-01T16:20:00Z">
        <w:r w:rsidRPr="007C0B8D" w:rsidDel="009A169A">
          <w:delText>* Return Values:</w:delText>
        </w:r>
      </w:del>
    </w:p>
    <w:p w14:paraId="79E57570" w14:textId="1A5DD65E" w:rsidR="00D64D13" w:rsidRPr="007C0B8D" w:rsidDel="009A169A" w:rsidRDefault="00D64D13" w:rsidP="00D64D13">
      <w:pPr>
        <w:pStyle w:val="code"/>
        <w:rPr>
          <w:del w:id="1896" w:author="Matty Kadosh" w:date="2015-08-01T16:20:00Z"/>
        </w:rPr>
      </w:pPr>
      <w:del w:id="1897" w:author="Matty Kadosh" w:date="2015-08-01T16:20:00Z">
        <w:r w:rsidRPr="007C0B8D" w:rsidDel="009A169A">
          <w:delText>* SAI_STATUS_SUCCESS on success</w:delText>
        </w:r>
      </w:del>
    </w:p>
    <w:p w14:paraId="72D73BF3" w14:textId="1CF5A692" w:rsidR="00D64D13" w:rsidRPr="007C0B8D" w:rsidDel="009A169A" w:rsidRDefault="00D64D13" w:rsidP="00D64D13">
      <w:pPr>
        <w:pStyle w:val="code"/>
        <w:rPr>
          <w:del w:id="1898" w:author="Matty Kadosh" w:date="2015-08-01T16:20:00Z"/>
        </w:rPr>
      </w:pPr>
      <w:del w:id="1899" w:author="Matty Kadosh" w:date="2015-08-01T16:20:00Z">
        <w:r w:rsidRPr="007C0B8D" w:rsidDel="009A169A">
          <w:delText>* Failure status code on error</w:delText>
        </w:r>
      </w:del>
    </w:p>
    <w:p w14:paraId="4623D9A1" w14:textId="17040163" w:rsidR="00D64D13" w:rsidRPr="007C0B8D" w:rsidDel="009A169A" w:rsidRDefault="00D64D13" w:rsidP="00D64D13">
      <w:pPr>
        <w:pStyle w:val="code"/>
        <w:rPr>
          <w:del w:id="1900" w:author="Matty Kadosh" w:date="2015-08-01T16:20:00Z"/>
        </w:rPr>
      </w:pPr>
      <w:del w:id="1901" w:author="Matty Kadosh" w:date="2015-08-01T16:20:00Z">
        <w:r w:rsidRPr="007C0B8D" w:rsidDel="009A169A">
          <w:delText>*/</w:delText>
        </w:r>
      </w:del>
    </w:p>
    <w:p w14:paraId="6860D52B" w14:textId="17FDF47E" w:rsidR="00D64D13" w:rsidDel="009A169A" w:rsidRDefault="00D64D13" w:rsidP="00D64D13">
      <w:pPr>
        <w:pStyle w:val="code"/>
        <w:rPr>
          <w:del w:id="1902" w:author="Matty Kadosh" w:date="2015-08-01T16:20:00Z"/>
        </w:rPr>
      </w:pPr>
      <w:del w:id="1903" w:author="Matty Kadosh" w:date="2015-08-01T16:20:00Z">
        <w:r w:rsidRPr="007C0B8D" w:rsidDel="009A169A">
          <w:delText>typedef sai_status_t (*sai_set_buffer_</w:delText>
        </w:r>
        <w:r w:rsidR="007F5BFC" w:rsidDel="009A169A">
          <w:delText>profile_</w:delText>
        </w:r>
        <w:r w:rsidRPr="007C0B8D" w:rsidDel="009A169A">
          <w:delText>attr_fn)(</w:delText>
        </w:r>
      </w:del>
    </w:p>
    <w:p w14:paraId="65DED119" w14:textId="6B0FFB37" w:rsidR="00210410" w:rsidDel="009A169A" w:rsidRDefault="00210410" w:rsidP="00D64D13">
      <w:pPr>
        <w:pStyle w:val="code"/>
        <w:rPr>
          <w:del w:id="1904" w:author="Matty Kadosh" w:date="2015-08-01T16:20:00Z"/>
        </w:rPr>
      </w:pPr>
      <w:del w:id="1905" w:author="Matty Kadosh" w:date="2015-08-01T16:20:00Z">
        <w:r w:rsidDel="009A169A">
          <w:tab/>
        </w:r>
        <w:r w:rsidDel="009A169A">
          <w:tab/>
        </w:r>
        <w:r w:rsidDel="009A169A">
          <w:tab/>
          <w:delText xml:space="preserve"> _in_ </w:delText>
        </w:r>
        <w:r w:rsidRPr="007C0B8D" w:rsidDel="009A169A">
          <w:delText>sai_</w:delText>
        </w:r>
        <w:r w:rsidR="0084778B" w:rsidDel="009A169A">
          <w:delText>object</w:delText>
        </w:r>
        <w:r w:rsidRPr="007C0B8D" w:rsidDel="009A169A">
          <w:delText>r_id_t buffer</w:delText>
        </w:r>
        <w:r w:rsidR="0084778B" w:rsidDel="009A169A">
          <w:delText>_profile</w:delText>
        </w:r>
        <w:r w:rsidRPr="007C0B8D" w:rsidDel="009A169A">
          <w:delText>_</w:delText>
        </w:r>
        <w:r w:rsidDel="009A169A">
          <w:delText>id,</w:delText>
        </w:r>
      </w:del>
    </w:p>
    <w:p w14:paraId="30089D4D" w14:textId="050BDFE0" w:rsidR="00D64D13" w:rsidDel="009A169A" w:rsidRDefault="00D64D13" w:rsidP="0084778B">
      <w:pPr>
        <w:pStyle w:val="code"/>
        <w:rPr>
          <w:del w:id="1906" w:author="Matty Kadosh" w:date="2015-08-01T16:20:00Z"/>
        </w:rPr>
      </w:pPr>
      <w:del w:id="1907" w:author="Matty Kadosh" w:date="2015-08-01T16:20:00Z">
        <w:r w:rsidDel="009A169A">
          <w:delText xml:space="preserve">       </w:delText>
        </w:r>
        <w:r w:rsidDel="009A169A">
          <w:tab/>
        </w:r>
        <w:r w:rsidDel="009A169A">
          <w:tab/>
          <w:delText xml:space="preserve"> </w:delText>
        </w:r>
        <w:r w:rsidDel="009A169A">
          <w:tab/>
          <w:delText xml:space="preserve"> </w:delText>
        </w:r>
        <w:r w:rsidR="0084778B" w:rsidDel="009A169A">
          <w:delText>_In_ sai_attr_t *att</w:delText>
        </w:r>
        <w:r w:rsidR="00155741" w:rsidDel="009A169A">
          <w:delText>r</w:delText>
        </w:r>
      </w:del>
    </w:p>
    <w:p w14:paraId="5587580E" w14:textId="33983C50" w:rsidR="00D64D13" w:rsidDel="009A169A" w:rsidRDefault="00D64D13" w:rsidP="00D64D13">
      <w:pPr>
        <w:pStyle w:val="code"/>
        <w:rPr>
          <w:del w:id="1908" w:author="Matty Kadosh" w:date="2015-08-01T16:20:00Z"/>
        </w:rPr>
      </w:pPr>
      <w:del w:id="1909" w:author="Matty Kadosh" w:date="2015-08-01T16:20:00Z">
        <w:r w:rsidDel="009A169A">
          <w:delText>);</w:delText>
        </w:r>
      </w:del>
    </w:p>
    <w:p w14:paraId="4449FD0F" w14:textId="724E9BC8" w:rsidR="00D64D13" w:rsidDel="009A169A" w:rsidRDefault="00D64D13" w:rsidP="00D64D13">
      <w:pPr>
        <w:pStyle w:val="code"/>
        <w:rPr>
          <w:del w:id="1910" w:author="Matty Kadosh" w:date="2015-08-01T16:20:00Z"/>
        </w:rPr>
      </w:pPr>
    </w:p>
    <w:p w14:paraId="657DF878" w14:textId="4CBB35E0" w:rsidR="00D64D13" w:rsidRPr="007C0B8D" w:rsidDel="009A169A" w:rsidRDefault="00D64D13" w:rsidP="00D64D13">
      <w:pPr>
        <w:pStyle w:val="code"/>
        <w:rPr>
          <w:del w:id="1911" w:author="Matty Kadosh" w:date="2015-08-01T16:20:00Z"/>
        </w:rPr>
      </w:pPr>
      <w:del w:id="1912" w:author="Matty Kadosh" w:date="2015-08-01T16:20:00Z">
        <w:r w:rsidRPr="007C0B8D" w:rsidDel="009A169A">
          <w:delText>/*</w:delText>
        </w:r>
      </w:del>
    </w:p>
    <w:p w14:paraId="2CB2137F" w14:textId="450EB3B5" w:rsidR="00D64D13" w:rsidRPr="007C0B8D" w:rsidDel="009A169A" w:rsidRDefault="00D64D13" w:rsidP="00D64D13">
      <w:pPr>
        <w:pStyle w:val="code"/>
        <w:rPr>
          <w:del w:id="1913" w:author="Matty Kadosh" w:date="2015-08-01T16:20:00Z"/>
        </w:rPr>
      </w:pPr>
      <w:del w:id="1914" w:author="Matty Kadosh" w:date="2015-08-01T16:20:00Z">
        <w:r w:rsidRPr="007C0B8D" w:rsidDel="009A169A">
          <w:delText>* Routine Description:</w:delText>
        </w:r>
      </w:del>
    </w:p>
    <w:p w14:paraId="46A2CB4C" w14:textId="49CD2980" w:rsidR="00D64D13" w:rsidRPr="007C0B8D" w:rsidDel="009A169A" w:rsidRDefault="00D64D13" w:rsidP="00D64D13">
      <w:pPr>
        <w:pStyle w:val="code"/>
        <w:rPr>
          <w:del w:id="1915" w:author="Matty Kadosh" w:date="2015-08-01T16:20:00Z"/>
        </w:rPr>
      </w:pPr>
      <w:del w:id="1916" w:author="Matty Kadosh" w:date="2015-08-01T16:20:00Z">
        <w:r w:rsidDel="009A169A">
          <w:delText>* get</w:delText>
        </w:r>
        <w:r w:rsidRPr="007C0B8D" w:rsidDel="009A169A">
          <w:delText xml:space="preserve"> </w:delText>
        </w:r>
        <w:r w:rsidDel="009A169A">
          <w:delText xml:space="preserve">shared </w:delText>
        </w:r>
        <w:r w:rsidRPr="007C0B8D" w:rsidDel="009A169A">
          <w:delText>buffer attributes.</w:delText>
        </w:r>
      </w:del>
    </w:p>
    <w:p w14:paraId="6E5E0C7B" w14:textId="36DF78EF" w:rsidR="00D64D13" w:rsidDel="009A169A" w:rsidRDefault="00D64D13" w:rsidP="00D64D13">
      <w:pPr>
        <w:pStyle w:val="code"/>
        <w:rPr>
          <w:del w:id="1917" w:author="Matty Kadosh" w:date="2015-08-01T16:20:00Z"/>
        </w:rPr>
      </w:pPr>
      <w:del w:id="1918" w:author="Matty Kadosh" w:date="2015-08-01T16:20:00Z">
        <w:r w:rsidRPr="007C0B8D" w:rsidDel="009A169A">
          <w:delText>* Arguments:</w:delText>
        </w:r>
      </w:del>
    </w:p>
    <w:p w14:paraId="2911BDC6" w14:textId="107DE056" w:rsidR="00210410" w:rsidRPr="007C0B8D" w:rsidDel="009A169A" w:rsidRDefault="00210410" w:rsidP="00155741">
      <w:pPr>
        <w:pStyle w:val="code"/>
        <w:rPr>
          <w:del w:id="1919" w:author="Matty Kadosh" w:date="2015-08-01T16:20:00Z"/>
        </w:rPr>
      </w:pPr>
      <w:del w:id="1920" w:author="Matty Kadosh" w:date="2015-08-01T16:20:00Z">
        <w:r w:rsidDel="009A169A">
          <w:delText xml:space="preserve">* [in] </w:delText>
        </w:r>
        <w:r w:rsidR="00155741" w:rsidDel="009A169A">
          <w:delText>buffer_profile_id  -</w:delText>
        </w:r>
        <w:r w:rsidR="00155741" w:rsidRPr="008276F3" w:rsidDel="009A169A">
          <w:delText xml:space="preserve"> </w:delText>
        </w:r>
        <w:r w:rsidR="00155741" w:rsidDel="009A169A">
          <w:delText>buffer profile id</w:delText>
        </w:r>
      </w:del>
    </w:p>
    <w:p w14:paraId="28AA2EC5" w14:textId="2E8EC66B" w:rsidR="00D64D13" w:rsidDel="009A169A" w:rsidRDefault="00D64D13" w:rsidP="00D64D13">
      <w:pPr>
        <w:pStyle w:val="code"/>
        <w:rPr>
          <w:del w:id="1921" w:author="Matty Kadosh" w:date="2015-08-01T16:20:00Z"/>
        </w:rPr>
      </w:pPr>
      <w:del w:id="1922" w:author="Matty Kadosh" w:date="2015-08-01T16:20:00Z">
        <w:r w:rsidRPr="007C0B8D" w:rsidDel="009A169A">
          <w:delText xml:space="preserve">* </w:delText>
        </w:r>
        <w:r w:rsidDel="009A169A">
          <w:delText>[in]</w:delText>
        </w:r>
        <w:r w:rsidRPr="00144C06" w:rsidDel="009A169A">
          <w:delText xml:space="preserve"> </w:delText>
        </w:r>
        <w:r w:rsidDel="009A169A">
          <w:delText>attr_count - n</w:delText>
        </w:r>
        <w:r w:rsidRPr="00144C06" w:rsidDel="009A169A">
          <w:delText>umber of attributes</w:delText>
        </w:r>
      </w:del>
    </w:p>
    <w:p w14:paraId="23D10D3E" w14:textId="246A0A42" w:rsidR="00D64D13" w:rsidRPr="007C0B8D" w:rsidDel="009A169A" w:rsidRDefault="00D64D13" w:rsidP="00D64D13">
      <w:pPr>
        <w:pStyle w:val="code"/>
        <w:rPr>
          <w:del w:id="1923" w:author="Matty Kadosh" w:date="2015-08-01T16:20:00Z"/>
        </w:rPr>
      </w:pPr>
      <w:del w:id="1924" w:author="Matty Kadosh" w:date="2015-08-01T16:20:00Z">
        <w:r w:rsidDel="009A169A">
          <w:delText>* [out]</w:delText>
        </w:r>
        <w:r w:rsidRPr="00144C06" w:rsidDel="009A169A">
          <w:delText xml:space="preserve"> </w:delText>
        </w:r>
        <w:r w:rsidDel="009A169A">
          <w:delText xml:space="preserve">attr_list - </w:delText>
        </w:r>
        <w:r w:rsidRPr="00144C06" w:rsidDel="009A169A">
          <w:delText>array of attributes</w:delText>
        </w:r>
        <w:r w:rsidRPr="007C0B8D" w:rsidDel="009A169A">
          <w:delText xml:space="preserve"> </w:delText>
        </w:r>
      </w:del>
    </w:p>
    <w:p w14:paraId="25F5B68D" w14:textId="13183DCD" w:rsidR="00D64D13" w:rsidRPr="007C0B8D" w:rsidDel="009A169A" w:rsidRDefault="00D64D13" w:rsidP="00D64D13">
      <w:pPr>
        <w:pStyle w:val="code"/>
        <w:rPr>
          <w:del w:id="1925" w:author="Matty Kadosh" w:date="2015-08-01T16:20:00Z"/>
        </w:rPr>
      </w:pPr>
      <w:del w:id="1926" w:author="Matty Kadosh" w:date="2015-08-01T16:20:00Z">
        <w:r w:rsidRPr="007C0B8D" w:rsidDel="009A169A">
          <w:delText>*</w:delText>
        </w:r>
      </w:del>
    </w:p>
    <w:p w14:paraId="5E690D72" w14:textId="2407A150" w:rsidR="00D64D13" w:rsidRPr="007C0B8D" w:rsidDel="009A169A" w:rsidRDefault="00D64D13" w:rsidP="00D64D13">
      <w:pPr>
        <w:pStyle w:val="code"/>
        <w:rPr>
          <w:del w:id="1927" w:author="Matty Kadosh" w:date="2015-08-01T16:20:00Z"/>
        </w:rPr>
      </w:pPr>
      <w:del w:id="1928" w:author="Matty Kadosh" w:date="2015-08-01T16:20:00Z">
        <w:r w:rsidRPr="007C0B8D" w:rsidDel="009A169A">
          <w:delText>* Return Values:</w:delText>
        </w:r>
      </w:del>
    </w:p>
    <w:p w14:paraId="7F35C087" w14:textId="2C6F26A1" w:rsidR="00D64D13" w:rsidRPr="007C0B8D" w:rsidDel="009A169A" w:rsidRDefault="00D64D13" w:rsidP="00D64D13">
      <w:pPr>
        <w:pStyle w:val="code"/>
        <w:rPr>
          <w:del w:id="1929" w:author="Matty Kadosh" w:date="2015-08-01T16:20:00Z"/>
        </w:rPr>
      </w:pPr>
      <w:del w:id="1930" w:author="Matty Kadosh" w:date="2015-08-01T16:20:00Z">
        <w:r w:rsidRPr="007C0B8D" w:rsidDel="009A169A">
          <w:delText>* SAI_STATUS_SUCCESS on success</w:delText>
        </w:r>
      </w:del>
    </w:p>
    <w:p w14:paraId="4C27ED62" w14:textId="3F29ADCE" w:rsidR="00D64D13" w:rsidRPr="007C0B8D" w:rsidDel="009A169A" w:rsidRDefault="00D64D13" w:rsidP="00D64D13">
      <w:pPr>
        <w:pStyle w:val="code"/>
        <w:rPr>
          <w:del w:id="1931" w:author="Matty Kadosh" w:date="2015-08-01T16:20:00Z"/>
        </w:rPr>
      </w:pPr>
      <w:del w:id="1932" w:author="Matty Kadosh" w:date="2015-08-01T16:20:00Z">
        <w:r w:rsidRPr="007C0B8D" w:rsidDel="009A169A">
          <w:delText>* Failure status code on error</w:delText>
        </w:r>
      </w:del>
    </w:p>
    <w:p w14:paraId="32CAA9A3" w14:textId="3CFD7DF8" w:rsidR="00D64D13" w:rsidRPr="007C0B8D" w:rsidDel="009A169A" w:rsidRDefault="00D64D13" w:rsidP="00D64D13">
      <w:pPr>
        <w:pStyle w:val="code"/>
        <w:rPr>
          <w:del w:id="1933" w:author="Matty Kadosh" w:date="2015-08-01T16:20:00Z"/>
        </w:rPr>
      </w:pPr>
      <w:del w:id="1934" w:author="Matty Kadosh" w:date="2015-08-01T16:20:00Z">
        <w:r w:rsidRPr="007C0B8D" w:rsidDel="009A169A">
          <w:delText>*/</w:delText>
        </w:r>
      </w:del>
    </w:p>
    <w:p w14:paraId="23DA8E4F" w14:textId="1A9E21C6" w:rsidR="00D64D13" w:rsidDel="009A169A" w:rsidRDefault="00D64D13" w:rsidP="00D64D13">
      <w:pPr>
        <w:pStyle w:val="code"/>
        <w:rPr>
          <w:del w:id="1935" w:author="Matty Kadosh" w:date="2015-08-01T16:20:00Z"/>
        </w:rPr>
      </w:pPr>
      <w:del w:id="1936" w:author="Matty Kadosh" w:date="2015-08-01T16:20:00Z">
        <w:r w:rsidDel="009A169A">
          <w:delText>typedef sai_status_t (*sai_g</w:delText>
        </w:r>
        <w:r w:rsidRPr="007C0B8D" w:rsidDel="009A169A">
          <w:delText>et_buffer_</w:delText>
        </w:r>
        <w:r w:rsidR="007F5BFC" w:rsidDel="009A169A">
          <w:delText>profile_</w:delText>
        </w:r>
        <w:r w:rsidRPr="007C0B8D" w:rsidDel="009A169A">
          <w:delText>attr_fn)(</w:delText>
        </w:r>
      </w:del>
    </w:p>
    <w:p w14:paraId="12923A1A" w14:textId="75DFEF59" w:rsidR="00210410" w:rsidDel="009A169A" w:rsidRDefault="00210410" w:rsidP="00D64D13">
      <w:pPr>
        <w:pStyle w:val="code"/>
        <w:rPr>
          <w:del w:id="1937" w:author="Matty Kadosh" w:date="2015-08-01T16:20:00Z"/>
        </w:rPr>
      </w:pPr>
      <w:del w:id="1938" w:author="Matty Kadosh" w:date="2015-08-01T16:20:00Z">
        <w:r w:rsidDel="009A169A">
          <w:delText xml:space="preserve">                        _in_ </w:delText>
        </w:r>
        <w:r w:rsidRPr="007C0B8D" w:rsidDel="009A169A">
          <w:delText>sai_</w:delText>
        </w:r>
        <w:r w:rsidR="00155741" w:rsidDel="009A169A">
          <w:delText>object</w:delText>
        </w:r>
        <w:r w:rsidRPr="007C0B8D" w:rsidDel="009A169A">
          <w:delText>_id_t</w:delText>
        </w:r>
        <w:r w:rsidR="00155741" w:rsidDel="009A169A">
          <w:delText xml:space="preserve"> </w:delText>
        </w:r>
        <w:r w:rsidRPr="007C0B8D" w:rsidDel="009A169A">
          <w:delText>buffer_</w:delText>
        </w:r>
        <w:r w:rsidR="00155741" w:rsidDel="009A169A">
          <w:delText>profile_</w:delText>
        </w:r>
        <w:r w:rsidDel="009A169A">
          <w:delText>id,</w:delText>
        </w:r>
      </w:del>
    </w:p>
    <w:p w14:paraId="0ECBC347" w14:textId="2AEE2258" w:rsidR="00D64D13" w:rsidDel="009A169A" w:rsidRDefault="00D64D13" w:rsidP="00D64D13">
      <w:pPr>
        <w:pStyle w:val="code"/>
        <w:rPr>
          <w:del w:id="1939" w:author="Matty Kadosh" w:date="2015-08-01T16:20:00Z"/>
        </w:rPr>
      </w:pPr>
      <w:del w:id="1940" w:author="Matty Kadosh" w:date="2015-08-01T16:20:00Z">
        <w:r w:rsidDel="009A169A">
          <w:delText xml:space="preserve">      </w:delText>
        </w:r>
        <w:r w:rsidDel="009A169A">
          <w:tab/>
        </w:r>
        <w:r w:rsidDel="009A169A">
          <w:tab/>
          <w:delText xml:space="preserve">    </w:delText>
        </w:r>
        <w:r w:rsidDel="009A169A">
          <w:tab/>
          <w:delText xml:space="preserve">  _In_ int attr_count,</w:delText>
        </w:r>
      </w:del>
    </w:p>
    <w:p w14:paraId="3A0F2760" w14:textId="16DA69B4" w:rsidR="00D64D13" w:rsidDel="009A169A" w:rsidRDefault="00D64D13" w:rsidP="00D64D13">
      <w:pPr>
        <w:pStyle w:val="code"/>
        <w:rPr>
          <w:del w:id="1941" w:author="Matty Kadosh" w:date="2015-08-01T16:20:00Z"/>
        </w:rPr>
      </w:pPr>
      <w:del w:id="1942" w:author="Matty Kadosh" w:date="2015-08-01T16:20:00Z">
        <w:r w:rsidDel="009A169A">
          <w:delText xml:space="preserve">    </w:delText>
        </w:r>
        <w:r w:rsidDel="009A169A">
          <w:tab/>
        </w:r>
        <w:r w:rsidDel="009A169A">
          <w:tab/>
          <w:delText xml:space="preserve"> </w:delText>
        </w:r>
        <w:r w:rsidDel="009A169A">
          <w:tab/>
        </w:r>
        <w:r w:rsidR="00210410" w:rsidDel="009A169A">
          <w:delText xml:space="preserve"> </w:delText>
        </w:r>
        <w:r w:rsidDel="009A169A">
          <w:delText xml:space="preserve"> _out_ sai_attr_t * attr_list </w:delText>
        </w:r>
      </w:del>
    </w:p>
    <w:p w14:paraId="72666AA2" w14:textId="5415E353" w:rsidR="00D64D13" w:rsidDel="009A169A" w:rsidRDefault="00D64D13" w:rsidP="00D64D13">
      <w:pPr>
        <w:pStyle w:val="code"/>
        <w:rPr>
          <w:del w:id="1943" w:author="Matty Kadosh" w:date="2015-08-01T16:20:00Z"/>
        </w:rPr>
      </w:pPr>
      <w:del w:id="1944" w:author="Matty Kadosh" w:date="2015-08-01T16:20:00Z">
        <w:r w:rsidDel="009A169A">
          <w:delText>);</w:delText>
        </w:r>
      </w:del>
    </w:p>
    <w:p w14:paraId="5E15C41B" w14:textId="66BEC52F" w:rsidR="00EA0BD9" w:rsidDel="009A169A" w:rsidRDefault="00EA0BD9" w:rsidP="00EA0BD9">
      <w:pPr>
        <w:pStyle w:val="code"/>
        <w:rPr>
          <w:del w:id="1945" w:author="Matty Kadosh" w:date="2015-08-01T16:20:00Z"/>
        </w:rPr>
      </w:pPr>
    </w:p>
    <w:p w14:paraId="0411385F" w14:textId="3F9F9AB4" w:rsidR="00EA0BD9" w:rsidDel="009A169A" w:rsidRDefault="00EA0BD9" w:rsidP="00EA0BD9">
      <w:pPr>
        <w:pStyle w:val="code"/>
        <w:rPr>
          <w:del w:id="1946" w:author="Matty Kadosh" w:date="2015-08-01T16:20:00Z"/>
        </w:rPr>
      </w:pPr>
    </w:p>
    <w:p w14:paraId="23AC51F4" w14:textId="68FEC42E" w:rsidR="00EA0BD9" w:rsidRPr="007C0B8D" w:rsidDel="009A169A" w:rsidRDefault="00EA0BD9" w:rsidP="00EA0BD9">
      <w:pPr>
        <w:pStyle w:val="code"/>
        <w:rPr>
          <w:del w:id="1947" w:author="Matty Kadosh" w:date="2015-08-01T16:20:00Z"/>
        </w:rPr>
      </w:pPr>
    </w:p>
    <w:p w14:paraId="24D0D562" w14:textId="10B8FBEB" w:rsidR="00D64D13" w:rsidRPr="007C0B8D" w:rsidDel="009A169A" w:rsidRDefault="00D64D13" w:rsidP="00D64D13">
      <w:pPr>
        <w:pStyle w:val="code"/>
        <w:rPr>
          <w:del w:id="1948" w:author="Matty Kadosh" w:date="2015-08-01T16:20:00Z"/>
        </w:rPr>
      </w:pPr>
    </w:p>
    <w:p w14:paraId="7A96DEF9" w14:textId="4E1D055C" w:rsidR="00582040" w:rsidDel="009A169A" w:rsidRDefault="00D64D13" w:rsidP="00D64D13">
      <w:pPr>
        <w:pStyle w:val="Heading2"/>
        <w:rPr>
          <w:del w:id="1949" w:author="Matty Kadosh" w:date="2015-08-01T16:20:00Z"/>
        </w:rPr>
      </w:pPr>
      <w:del w:id="1950" w:author="Matty Kadosh" w:date="2015-08-01T16:20:00Z">
        <w:r w:rsidDel="009A169A">
          <w:delText xml:space="preserve">Buffer function Summery </w:delText>
        </w:r>
      </w:del>
    </w:p>
    <w:p w14:paraId="08F4F683" w14:textId="39851370" w:rsidR="007F4955" w:rsidRPr="001053E1" w:rsidDel="009A169A" w:rsidRDefault="007F4955" w:rsidP="00D64D13">
      <w:pPr>
        <w:pStyle w:val="code"/>
        <w:rPr>
          <w:del w:id="1951" w:author="Matty Kadosh" w:date="2015-08-01T16:20:00Z"/>
        </w:rPr>
      </w:pPr>
      <w:del w:id="1952" w:author="Matty Kadosh" w:date="2015-08-01T16:20:00Z">
        <w:r w:rsidRPr="001053E1" w:rsidDel="009A169A">
          <w:delText xml:space="preserve">/* </w:delText>
        </w:r>
        <w:r w:rsidDel="009A169A">
          <w:delText>buffer</w:delText>
        </w:r>
        <w:r w:rsidRPr="001053E1" w:rsidDel="009A169A">
          <w:delText xml:space="preserve"> method table retrieved with sai_api_query() */</w:delText>
        </w:r>
      </w:del>
    </w:p>
    <w:p w14:paraId="38A1C367" w14:textId="5DB23095" w:rsidR="007F4955" w:rsidRPr="001053E1" w:rsidDel="009A169A" w:rsidRDefault="007F4955" w:rsidP="00D64D13">
      <w:pPr>
        <w:pStyle w:val="code"/>
        <w:rPr>
          <w:del w:id="1953" w:author="Matty Kadosh" w:date="2015-08-01T16:20:00Z"/>
        </w:rPr>
      </w:pPr>
      <w:del w:id="1954" w:author="Matty Kadosh" w:date="2015-08-01T16:20:00Z">
        <w:r w:rsidRPr="001053E1" w:rsidDel="009A169A">
          <w:delText>typedef struct _sai_</w:delText>
        </w:r>
        <w:r w:rsidR="00437B06" w:rsidDel="009A169A">
          <w:delText>buffer</w:delText>
        </w:r>
        <w:r w:rsidRPr="001053E1" w:rsidDel="009A169A">
          <w:delText>_api_t</w:delText>
        </w:r>
      </w:del>
    </w:p>
    <w:p w14:paraId="30D208A8" w14:textId="1EAB7D02" w:rsidR="007F4955" w:rsidDel="009A169A" w:rsidRDefault="007F4955" w:rsidP="00D64D13">
      <w:pPr>
        <w:pStyle w:val="code"/>
        <w:rPr>
          <w:del w:id="1955" w:author="Matty Kadosh" w:date="2015-08-01T16:20:00Z"/>
        </w:rPr>
      </w:pPr>
      <w:del w:id="1956" w:author="Matty Kadosh" w:date="2015-08-01T16:20:00Z">
        <w:r w:rsidRPr="001053E1" w:rsidDel="009A169A">
          <w:delText>{</w:delText>
        </w:r>
      </w:del>
    </w:p>
    <w:p w14:paraId="04A2DE64" w14:textId="492D252A" w:rsidR="004232F9" w:rsidDel="009A169A" w:rsidRDefault="004232F9" w:rsidP="00D64D13">
      <w:pPr>
        <w:pStyle w:val="code"/>
        <w:rPr>
          <w:del w:id="1957" w:author="Matty Kadosh" w:date="2015-08-01T16:20:00Z"/>
        </w:rPr>
      </w:pPr>
      <w:del w:id="1958" w:author="Matty Kadosh" w:date="2015-08-01T16:20:00Z">
        <w:r w:rsidRPr="001053E1" w:rsidDel="009A169A">
          <w:delText xml:space="preserve">    </w:delText>
        </w:r>
        <w:r w:rsidDel="009A169A">
          <w:delText>sai_create</w:delText>
        </w:r>
        <w:r w:rsidR="00155741" w:rsidDel="009A169A">
          <w:delText>_buffer_pool</w:delText>
        </w:r>
        <w:r w:rsidRPr="00572E9C" w:rsidDel="009A169A">
          <w:delText>_fn</w:delText>
        </w:r>
        <w:r w:rsidDel="009A169A">
          <w:delText xml:space="preserve"> </w:delText>
        </w:r>
        <w:r w:rsidRPr="00572E9C" w:rsidDel="009A169A">
          <w:delText xml:space="preserve"> </w:delText>
        </w:r>
        <w:r w:rsidDel="009A169A">
          <w:delText xml:space="preserve">        </w:delText>
        </w:r>
        <w:r w:rsidR="004E1674" w:rsidDel="009A169A">
          <w:delText xml:space="preserve"> </w:delText>
        </w:r>
        <w:r w:rsidDel="009A169A">
          <w:delText xml:space="preserve"> </w:delText>
        </w:r>
        <w:r w:rsidR="004E1674" w:rsidDel="009A169A">
          <w:delText xml:space="preserve">  </w:delText>
        </w:r>
        <w:r w:rsidDel="009A169A">
          <w:delText>create_buffer</w:delText>
        </w:r>
        <w:r w:rsidR="00155741" w:rsidDel="009A169A">
          <w:delText>_pool</w:delText>
        </w:r>
        <w:r w:rsidDel="009A169A">
          <w:delText>;</w:delText>
        </w:r>
      </w:del>
    </w:p>
    <w:p w14:paraId="773A4F22" w14:textId="64DD11DE" w:rsidR="004232F9" w:rsidDel="009A169A" w:rsidRDefault="004232F9" w:rsidP="00D64D13">
      <w:pPr>
        <w:pStyle w:val="code"/>
        <w:rPr>
          <w:del w:id="1959" w:author="Matty Kadosh" w:date="2015-08-01T16:20:00Z"/>
        </w:rPr>
      </w:pPr>
      <w:del w:id="1960" w:author="Matty Kadosh" w:date="2015-08-01T16:20:00Z">
        <w:r w:rsidRPr="001053E1" w:rsidDel="009A169A">
          <w:delText xml:space="preserve">    </w:delText>
        </w:r>
        <w:r w:rsidDel="009A169A">
          <w:delText>sai_remove</w:delText>
        </w:r>
        <w:r w:rsidR="00155741" w:rsidDel="009A169A">
          <w:delText>_buffer_pool</w:delText>
        </w:r>
        <w:r w:rsidRPr="00572E9C" w:rsidDel="009A169A">
          <w:delText>_fn</w:delText>
        </w:r>
        <w:r w:rsidDel="009A169A">
          <w:delText xml:space="preserve">       </w:delText>
        </w:r>
        <w:r w:rsidRPr="00572E9C" w:rsidDel="009A169A">
          <w:delText xml:space="preserve"> </w:delText>
        </w:r>
        <w:r w:rsidR="004E1674" w:rsidDel="009A169A">
          <w:delText xml:space="preserve">      </w:delText>
        </w:r>
        <w:r w:rsidDel="009A169A">
          <w:delText>remove_buffer</w:delText>
        </w:r>
        <w:r w:rsidR="00155741" w:rsidDel="009A169A">
          <w:delText>_pool</w:delText>
        </w:r>
        <w:r w:rsidDel="009A169A">
          <w:delText>;</w:delText>
        </w:r>
      </w:del>
    </w:p>
    <w:p w14:paraId="12FABD05" w14:textId="6D6D4540" w:rsidR="004232F9" w:rsidRPr="00572E9C" w:rsidDel="009A169A" w:rsidRDefault="004232F9" w:rsidP="00D64D13">
      <w:pPr>
        <w:pStyle w:val="code"/>
        <w:rPr>
          <w:del w:id="1961" w:author="Matty Kadosh" w:date="2015-08-01T16:20:00Z"/>
        </w:rPr>
      </w:pPr>
      <w:del w:id="1962" w:author="Matty Kadosh" w:date="2015-08-01T16:20:00Z">
        <w:r w:rsidDel="009A169A">
          <w:delText xml:space="preserve">    </w:delText>
        </w:r>
        <w:r w:rsidRPr="00572E9C" w:rsidDel="009A169A">
          <w:delText>sai_set_buffer_</w:delText>
        </w:r>
        <w:r w:rsidR="00155741" w:rsidDel="009A169A">
          <w:delText>pool_</w:delText>
        </w:r>
        <w:r w:rsidRPr="00572E9C" w:rsidDel="009A169A">
          <w:delText>attr_fn</w:delText>
        </w:r>
        <w:r w:rsidDel="009A169A">
          <w:delText xml:space="preserve"> </w:delText>
        </w:r>
        <w:r w:rsidRPr="00572E9C" w:rsidDel="009A169A">
          <w:delText xml:space="preserve"> </w:delText>
        </w:r>
        <w:r w:rsidDel="009A169A">
          <w:delText xml:space="preserve">          set_buffer_</w:delText>
        </w:r>
        <w:r w:rsidR="00155741" w:rsidDel="009A169A">
          <w:delText>pool_</w:delText>
        </w:r>
        <w:r w:rsidDel="009A169A">
          <w:delText>attr;</w:delText>
        </w:r>
      </w:del>
    </w:p>
    <w:p w14:paraId="3832316C" w14:textId="3173F437" w:rsidR="00572E9C" w:rsidDel="009A169A" w:rsidRDefault="004232F9" w:rsidP="009624D7">
      <w:pPr>
        <w:pStyle w:val="code"/>
        <w:ind w:firstLine="405"/>
        <w:rPr>
          <w:del w:id="1963" w:author="Matty Kadosh" w:date="2015-08-01T16:20:00Z"/>
        </w:rPr>
      </w:pPr>
      <w:del w:id="1964" w:author="Matty Kadosh" w:date="2015-08-01T16:20:00Z">
        <w:r w:rsidRPr="001053E1" w:rsidDel="009A169A">
          <w:delText>sai_</w:delText>
        </w:r>
        <w:r w:rsidDel="009A169A">
          <w:delText>get_buffer_</w:delText>
        </w:r>
        <w:r w:rsidR="00155741" w:rsidDel="009A169A">
          <w:delText>pool_</w:delText>
        </w:r>
        <w:r w:rsidDel="009A169A">
          <w:delText>attr_</w:delText>
        </w:r>
        <w:r w:rsidRPr="001053E1" w:rsidDel="009A169A">
          <w:delText>fn</w:delText>
        </w:r>
        <w:r w:rsidDel="009A169A">
          <w:delText xml:space="preserve">  </w:delText>
        </w:r>
        <w:r w:rsidR="00D64D13" w:rsidDel="009A169A">
          <w:delText xml:space="preserve">          get_buffer_</w:delText>
        </w:r>
        <w:r w:rsidR="00155741" w:rsidDel="009A169A">
          <w:delText>pool_</w:delText>
        </w:r>
        <w:r w:rsidR="00D64D13" w:rsidDel="009A169A">
          <w:delText>attr;</w:delText>
        </w:r>
      </w:del>
    </w:p>
    <w:p w14:paraId="789ED672" w14:textId="25B99DB9" w:rsidR="00A50640" w:rsidDel="009A169A" w:rsidRDefault="00A50640" w:rsidP="009624D7">
      <w:pPr>
        <w:pStyle w:val="code"/>
        <w:ind w:firstLine="405"/>
        <w:rPr>
          <w:del w:id="1965" w:author="Matty Kadosh" w:date="2015-08-01T16:20:00Z"/>
        </w:rPr>
      </w:pPr>
      <w:del w:id="1966" w:author="Matty Kadosh" w:date="2015-08-01T16:20:00Z">
        <w:r w:rsidDel="009A169A">
          <w:delText>sai_set_ingress_</w:delText>
        </w:r>
        <w:r w:rsidR="00662EBF" w:rsidDel="009A169A">
          <w:delText>prior</w:delText>
        </w:r>
        <w:r w:rsidR="009624D7" w:rsidDel="009A169A">
          <w:delText>i</w:delText>
        </w:r>
        <w:r w:rsidR="00662EBF" w:rsidDel="009A169A">
          <w:delText>ty_group</w:delText>
        </w:r>
        <w:r w:rsidDel="009A169A">
          <w:delText>_</w:delText>
        </w:r>
        <w:r w:rsidRPr="007C0B8D" w:rsidDel="009A169A">
          <w:delText>attr_fn</w:delText>
        </w:r>
        <w:r w:rsidR="00662EBF" w:rsidDel="009A169A">
          <w:delText xml:space="preserve"> </w:delText>
        </w:r>
        <w:r w:rsidDel="009A169A">
          <w:delText>set_ingress_</w:delText>
        </w:r>
        <w:r w:rsidR="009624D7" w:rsidDel="009A169A">
          <w:delText>priority_group</w:delText>
        </w:r>
        <w:r w:rsidDel="009A169A">
          <w:delText>_attr;</w:delText>
        </w:r>
      </w:del>
    </w:p>
    <w:p w14:paraId="0095C7EF" w14:textId="60929F45" w:rsidR="00A50640" w:rsidDel="009A169A" w:rsidRDefault="00A50640" w:rsidP="009624D7">
      <w:pPr>
        <w:pStyle w:val="code"/>
        <w:ind w:firstLine="405"/>
        <w:rPr>
          <w:del w:id="1967" w:author="Matty Kadosh" w:date="2015-08-01T16:20:00Z"/>
        </w:rPr>
      </w:pPr>
      <w:del w:id="1968" w:author="Matty Kadosh" w:date="2015-08-01T16:20:00Z">
        <w:r w:rsidDel="009A169A">
          <w:delText>sai_get_</w:delText>
        </w:r>
        <w:r w:rsidR="00662EBF" w:rsidDel="009A169A">
          <w:delText>ingress_prior</w:delText>
        </w:r>
        <w:r w:rsidR="009624D7" w:rsidDel="009A169A">
          <w:delText>i</w:delText>
        </w:r>
        <w:r w:rsidR="00662EBF" w:rsidDel="009A169A">
          <w:delText>ty_group</w:delText>
        </w:r>
        <w:r w:rsidDel="009A169A">
          <w:delText>_</w:delText>
        </w:r>
        <w:r w:rsidRPr="007C0B8D" w:rsidDel="009A169A">
          <w:delText>attr_fn</w:delText>
        </w:r>
        <w:r w:rsidDel="009A169A">
          <w:delText xml:space="preserve"> get_ingress_</w:delText>
        </w:r>
        <w:r w:rsidR="009624D7" w:rsidDel="009A169A">
          <w:delText>priority_group</w:delText>
        </w:r>
        <w:r w:rsidDel="009A169A">
          <w:delText>_attr;</w:delText>
        </w:r>
      </w:del>
    </w:p>
    <w:p w14:paraId="0D23BA53" w14:textId="249CAF04" w:rsidR="004E1674" w:rsidDel="009A169A" w:rsidRDefault="004E1674" w:rsidP="004E1674">
      <w:pPr>
        <w:pStyle w:val="code"/>
        <w:rPr>
          <w:del w:id="1969" w:author="Matty Kadosh" w:date="2015-08-01T16:20:00Z"/>
        </w:rPr>
      </w:pPr>
      <w:del w:id="1970" w:author="Matty Kadosh" w:date="2015-08-01T16:20:00Z">
        <w:r w:rsidDel="009A169A">
          <w:delText xml:space="preserve">    sai_create</w:delText>
        </w:r>
        <w:r w:rsidR="00A50640" w:rsidDel="009A169A">
          <w:delText>_</w:delText>
        </w:r>
        <w:r w:rsidRPr="00572E9C" w:rsidDel="009A169A">
          <w:delText>buffer</w:delText>
        </w:r>
        <w:r w:rsidR="00155741" w:rsidDel="009A169A">
          <w:delText>_pro</w:delText>
        </w:r>
        <w:r w:rsidR="004E5FF6" w:rsidDel="009A169A">
          <w:delText>file</w:delText>
        </w:r>
        <w:r w:rsidRPr="00572E9C" w:rsidDel="009A169A">
          <w:delText>_fn</w:delText>
        </w:r>
        <w:r w:rsidDel="009A169A">
          <w:delText xml:space="preserve"> </w:delText>
        </w:r>
        <w:r w:rsidRPr="00572E9C" w:rsidDel="009A169A">
          <w:delText xml:space="preserve"> </w:delText>
        </w:r>
        <w:r w:rsidDel="009A169A">
          <w:delText xml:space="preserve">    </w:delText>
        </w:r>
        <w:r w:rsidR="00155741" w:rsidDel="009A169A">
          <w:delText xml:space="preserve">   </w:delText>
        </w:r>
        <w:r w:rsidDel="009A169A">
          <w:delText xml:space="preserve"> </w:delText>
        </w:r>
        <w:r w:rsidR="004E5FF6" w:rsidDel="009A169A">
          <w:delText xml:space="preserve"> </w:delText>
        </w:r>
        <w:r w:rsidDel="009A169A">
          <w:delText>c</w:delText>
        </w:r>
        <w:r w:rsidR="004E5FF6" w:rsidDel="009A169A">
          <w:delText>reate</w:delText>
        </w:r>
        <w:r w:rsidDel="009A169A">
          <w:delText>_buffer</w:delText>
        </w:r>
        <w:r w:rsidR="004E5FF6" w:rsidDel="009A169A">
          <w:delText>_profile</w:delText>
        </w:r>
        <w:r w:rsidDel="009A169A">
          <w:delText>;</w:delText>
        </w:r>
      </w:del>
    </w:p>
    <w:p w14:paraId="2EAFB2DC" w14:textId="7BFE822B" w:rsidR="004E1674" w:rsidDel="009A169A" w:rsidRDefault="004E1674" w:rsidP="004E1674">
      <w:pPr>
        <w:pStyle w:val="code"/>
        <w:rPr>
          <w:del w:id="1971" w:author="Matty Kadosh" w:date="2015-08-01T16:20:00Z"/>
        </w:rPr>
      </w:pPr>
      <w:del w:id="1972" w:author="Matty Kadosh" w:date="2015-08-01T16:20:00Z">
        <w:r w:rsidRPr="001053E1" w:rsidDel="009A169A">
          <w:delText xml:space="preserve">    </w:delText>
        </w:r>
        <w:r w:rsidDel="009A169A">
          <w:delText>sai_remove_</w:delText>
        </w:r>
        <w:r w:rsidRPr="00572E9C" w:rsidDel="009A169A">
          <w:delText>buffer_</w:delText>
        </w:r>
        <w:r w:rsidR="004E5FF6" w:rsidDel="009A169A">
          <w:delText>profile</w:delText>
        </w:r>
        <w:r w:rsidR="00A50640" w:rsidDel="009A169A">
          <w:delText>_</w:delText>
        </w:r>
        <w:r w:rsidRPr="00572E9C" w:rsidDel="009A169A">
          <w:delText>fn</w:delText>
        </w:r>
        <w:r w:rsidDel="009A169A">
          <w:delText xml:space="preserve">    </w:delText>
        </w:r>
        <w:r w:rsidR="004E5FF6" w:rsidDel="009A169A">
          <w:delText xml:space="preserve">      </w:delText>
        </w:r>
        <w:r w:rsidDel="009A169A">
          <w:delText xml:space="preserve"> </w:delText>
        </w:r>
        <w:r w:rsidR="004E5FF6" w:rsidDel="009A169A">
          <w:delText>remove</w:delText>
        </w:r>
        <w:r w:rsidDel="009A169A">
          <w:delText>_buffer</w:delText>
        </w:r>
        <w:r w:rsidR="004E5FF6" w:rsidDel="009A169A">
          <w:delText>_profile</w:delText>
        </w:r>
        <w:r w:rsidDel="009A169A">
          <w:delText>;</w:delText>
        </w:r>
      </w:del>
    </w:p>
    <w:p w14:paraId="256D6373" w14:textId="49C731A3" w:rsidR="00572E9C" w:rsidDel="009A169A" w:rsidRDefault="00572E9C" w:rsidP="00D64D13">
      <w:pPr>
        <w:pStyle w:val="code"/>
        <w:rPr>
          <w:del w:id="1973" w:author="Matty Kadosh" w:date="2015-08-01T16:20:00Z"/>
        </w:rPr>
      </w:pPr>
      <w:del w:id="1974" w:author="Matty Kadosh" w:date="2015-08-01T16:20:00Z">
        <w:r w:rsidDel="009A169A">
          <w:delText xml:space="preserve">    </w:delText>
        </w:r>
        <w:r w:rsidRPr="001053E1" w:rsidDel="009A169A">
          <w:delText>sai_</w:delText>
        </w:r>
        <w:r w:rsidDel="009A169A">
          <w:delText>set_buffer_</w:delText>
        </w:r>
        <w:r w:rsidR="00A50640" w:rsidDel="009A169A">
          <w:delText>profile_</w:delText>
        </w:r>
        <w:r w:rsidDel="009A169A">
          <w:delText>attr_</w:delText>
        </w:r>
        <w:r w:rsidRPr="001053E1" w:rsidDel="009A169A">
          <w:delText>fn</w:delText>
        </w:r>
        <w:r w:rsidR="00D64D13" w:rsidDel="009A169A">
          <w:delText xml:space="preserve"> </w:delText>
        </w:r>
        <w:r w:rsidR="004E1674" w:rsidDel="009A169A">
          <w:delText xml:space="preserve">        </w:delText>
        </w:r>
        <w:r w:rsidR="004E5FF6" w:rsidDel="009A169A">
          <w:delText>set</w:delText>
        </w:r>
        <w:r w:rsidDel="009A169A">
          <w:delText>_buffer_</w:delText>
        </w:r>
        <w:r w:rsidR="004E5FF6" w:rsidDel="009A169A">
          <w:delText>profile_</w:delText>
        </w:r>
        <w:r w:rsidDel="009A169A">
          <w:delText>attr;</w:delText>
        </w:r>
      </w:del>
    </w:p>
    <w:p w14:paraId="708CF37A" w14:textId="3E3E7AC8" w:rsidR="00BE267E" w:rsidRPr="00437B06" w:rsidDel="009A169A" w:rsidRDefault="00BE267E" w:rsidP="00D64D13">
      <w:pPr>
        <w:pStyle w:val="code"/>
        <w:rPr>
          <w:del w:id="1975" w:author="Matty Kadosh" w:date="2015-08-01T16:20:00Z"/>
          <w:highlight w:val="yellow"/>
        </w:rPr>
      </w:pPr>
      <w:del w:id="1976" w:author="Matty Kadosh" w:date="2015-08-01T16:20:00Z">
        <w:r w:rsidDel="009A169A">
          <w:delText xml:space="preserve">    </w:delText>
        </w:r>
        <w:r w:rsidRPr="001053E1" w:rsidDel="009A169A">
          <w:delText>sai_</w:delText>
        </w:r>
        <w:r w:rsidR="00572E9C" w:rsidDel="009A169A">
          <w:delText>get_</w:delText>
        </w:r>
        <w:r w:rsidDel="009A169A">
          <w:delText>buffer_</w:delText>
        </w:r>
        <w:r w:rsidR="00A50640" w:rsidDel="009A169A">
          <w:delText>profile_</w:delText>
        </w:r>
        <w:r w:rsidR="00572E9C" w:rsidDel="009A169A">
          <w:delText>attr_</w:delText>
        </w:r>
        <w:r w:rsidRPr="001053E1" w:rsidDel="009A169A">
          <w:delText>fn</w:delText>
        </w:r>
        <w:r w:rsidR="00D64D13" w:rsidDel="009A169A">
          <w:delText xml:space="preserve"> </w:delText>
        </w:r>
        <w:r w:rsidR="004E1674" w:rsidDel="009A169A">
          <w:delText xml:space="preserve">        </w:delText>
        </w:r>
        <w:r w:rsidR="004E5FF6" w:rsidDel="009A169A">
          <w:delText>get</w:delText>
        </w:r>
        <w:r w:rsidR="00572E9C" w:rsidDel="009A169A">
          <w:delText>_buffer_</w:delText>
        </w:r>
        <w:r w:rsidR="004E5FF6" w:rsidDel="009A169A">
          <w:delText>profile_</w:delText>
        </w:r>
        <w:r w:rsidR="00572E9C" w:rsidDel="009A169A">
          <w:delText>attr;</w:delText>
        </w:r>
      </w:del>
    </w:p>
    <w:p w14:paraId="6A657675" w14:textId="592A0B7D" w:rsidR="007F4955" w:rsidRPr="001053E1" w:rsidDel="009A169A" w:rsidRDefault="007F4955" w:rsidP="00D64D13">
      <w:pPr>
        <w:pStyle w:val="code"/>
        <w:rPr>
          <w:del w:id="1977" w:author="Matty Kadosh" w:date="2015-08-01T16:20:00Z"/>
        </w:rPr>
      </w:pPr>
      <w:del w:id="1978" w:author="Matty Kadosh" w:date="2015-08-01T16:20:00Z">
        <w:r w:rsidRPr="001053E1" w:rsidDel="009A169A">
          <w:delText xml:space="preserve">} </w:delText>
        </w:r>
        <w:r w:rsidRPr="00437B06" w:rsidDel="009A169A">
          <w:rPr>
            <w:bCs/>
          </w:rPr>
          <w:delText>sai_</w:delText>
        </w:r>
        <w:r w:rsidR="00437B06" w:rsidRPr="00437B06" w:rsidDel="009A169A">
          <w:rPr>
            <w:bCs/>
          </w:rPr>
          <w:delText>buffer</w:delText>
        </w:r>
        <w:r w:rsidRPr="00437B06" w:rsidDel="009A169A">
          <w:rPr>
            <w:bCs/>
          </w:rPr>
          <w:delText>_api_t;</w:delText>
        </w:r>
      </w:del>
    </w:p>
    <w:p w14:paraId="517E54B9" w14:textId="3D07AAE1" w:rsidR="007F4955" w:rsidRPr="001053E1" w:rsidDel="009A169A" w:rsidRDefault="007F4955" w:rsidP="00D64D13">
      <w:pPr>
        <w:pStyle w:val="code"/>
        <w:rPr>
          <w:del w:id="1979" w:author="Matty Kadosh" w:date="2015-08-01T16:20:00Z"/>
          <w:color w:val="333333"/>
          <w:lang w:val="fi-FI"/>
        </w:rPr>
      </w:pPr>
    </w:p>
    <w:p w14:paraId="76851E76" w14:textId="6A3345DD" w:rsidR="00582040" w:rsidRPr="00F959CF" w:rsidDel="009A169A" w:rsidRDefault="00582040" w:rsidP="001053E1">
      <w:pPr>
        <w:pStyle w:val="NoSpacing"/>
        <w:rPr>
          <w:del w:id="1980" w:author="Matty Kadosh" w:date="2015-08-01T16:20:00Z"/>
          <w:rFonts w:asciiTheme="minorHAnsi" w:hAnsiTheme="minorHAnsi" w:cstheme="minorHAnsi"/>
          <w:b/>
          <w:bCs/>
        </w:rPr>
      </w:pPr>
    </w:p>
    <w:p w14:paraId="6BEE8C3A" w14:textId="4C0C1E1B" w:rsidR="00F959CF" w:rsidDel="009A169A" w:rsidRDefault="00F959CF" w:rsidP="001053E1">
      <w:pPr>
        <w:pStyle w:val="NoSpacing"/>
        <w:rPr>
          <w:del w:id="1981" w:author="Matty Kadosh" w:date="2015-08-01T16:20:00Z"/>
          <w:rFonts w:asciiTheme="minorHAnsi" w:hAnsiTheme="minorHAnsi" w:cstheme="minorHAnsi"/>
        </w:rPr>
      </w:pPr>
    </w:p>
    <w:p w14:paraId="3986748C" w14:textId="07EBBE17" w:rsidR="00F959CF" w:rsidDel="009A169A" w:rsidRDefault="00F959CF" w:rsidP="001053E1">
      <w:pPr>
        <w:pStyle w:val="NoSpacing"/>
        <w:rPr>
          <w:del w:id="1982" w:author="Matty Kadosh" w:date="2015-08-01T16:20:00Z"/>
          <w:rFonts w:asciiTheme="minorHAnsi" w:hAnsiTheme="minorHAnsi" w:cstheme="minorHAnsi"/>
        </w:rPr>
      </w:pPr>
    </w:p>
    <w:p w14:paraId="7631F2DA" w14:textId="77777777" w:rsidR="00F959CF" w:rsidRDefault="00F959CF" w:rsidP="001053E1">
      <w:pPr>
        <w:pStyle w:val="NoSpacing"/>
        <w:rPr>
          <w:rFonts w:asciiTheme="minorHAnsi" w:hAnsiTheme="minorHAnsi" w:cstheme="minorHAnsi"/>
        </w:rPr>
      </w:pPr>
    </w:p>
    <w:sectPr w:rsidR="00F959CF" w:rsidSect="002D4814">
      <w:footerReference w:type="default" r:id="rId4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F0CFAB" w14:textId="77777777" w:rsidR="00875CAD" w:rsidRDefault="00875CAD" w:rsidP="002A5AF4">
      <w:pPr>
        <w:spacing w:after="0" w:line="240" w:lineRule="auto"/>
      </w:pPr>
      <w:r>
        <w:separator/>
      </w:r>
    </w:p>
  </w:endnote>
  <w:endnote w:type="continuationSeparator" w:id="0">
    <w:p w14:paraId="519D525A" w14:textId="77777777" w:rsidR="00875CAD" w:rsidRDefault="00875CAD" w:rsidP="002A5AF4">
      <w:pPr>
        <w:spacing w:after="0" w:line="240" w:lineRule="auto"/>
      </w:pPr>
      <w:r>
        <w:continuationSeparator/>
      </w:r>
    </w:p>
  </w:endnote>
  <w:endnote w:type="continuationNotice" w:id="1">
    <w:p w14:paraId="483A8EC3" w14:textId="77777777" w:rsidR="00875CAD" w:rsidRDefault="00875C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Malgun Gothic">
    <w:panose1 w:val="020B0503020000020004"/>
    <w:charset w:val="81"/>
    <w:family w:val="swiss"/>
    <w:pitch w:val="variable"/>
    <w:sig w:usb0="900002AF" w:usb1="09D77CFB" w:usb2="00000012" w:usb3="00000000" w:csb0="0008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1DD9C6" w14:textId="77777777" w:rsidR="00B35B93" w:rsidRDefault="00B35B93">
    <w:pPr>
      <w:pStyle w:val="Footer"/>
    </w:pPr>
  </w:p>
  <w:p w14:paraId="74385D17" w14:textId="77777777" w:rsidR="00B35B93" w:rsidRDefault="00B35B9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0249620"/>
      <w:docPartObj>
        <w:docPartGallery w:val="Page Numbers (Bottom of Page)"/>
        <w:docPartUnique/>
      </w:docPartObj>
    </w:sdtPr>
    <w:sdtEndPr>
      <w:rPr>
        <w:noProof/>
      </w:rPr>
    </w:sdtEndPr>
    <w:sdtContent>
      <w:p w14:paraId="1D99153D" w14:textId="77777777" w:rsidR="00B35B93" w:rsidRDefault="00B35B93">
        <w:pPr>
          <w:pStyle w:val="Footer"/>
        </w:pPr>
        <w:r>
          <w:t xml:space="preserve">Page | </w:t>
        </w:r>
        <w:r>
          <w:fldChar w:fldCharType="begin"/>
        </w:r>
        <w:r>
          <w:instrText xml:space="preserve"> PAGE   \* MERGEFORMAT </w:instrText>
        </w:r>
        <w:r>
          <w:fldChar w:fldCharType="separate"/>
        </w:r>
        <w:r w:rsidR="00347FD3">
          <w:rPr>
            <w:noProof/>
          </w:rPr>
          <w:t>i</w:t>
        </w:r>
        <w:r>
          <w:rPr>
            <w:noProof/>
          </w:rPr>
          <w:fldChar w:fldCharType="end"/>
        </w:r>
      </w:p>
    </w:sdtContent>
  </w:sdt>
  <w:p w14:paraId="14D07F9B" w14:textId="77777777" w:rsidR="00B35B93" w:rsidRDefault="00B35B9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513AF" w14:textId="77777777" w:rsidR="00B35B93" w:rsidRDefault="00B35B93">
    <w:pPr>
      <w:pStyle w:val="Footer"/>
      <w:jc w:val="center"/>
    </w:pPr>
  </w:p>
  <w:p w14:paraId="619111A4" w14:textId="77777777" w:rsidR="00B35B93" w:rsidRDefault="00B35B9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968342"/>
      <w:docPartObj>
        <w:docPartGallery w:val="Page Numbers (Bottom of Page)"/>
        <w:docPartUnique/>
      </w:docPartObj>
    </w:sdtPr>
    <w:sdtEndPr>
      <w:rPr>
        <w:noProof/>
      </w:rPr>
    </w:sdtEndPr>
    <w:sdtContent>
      <w:p w14:paraId="69E3A634" w14:textId="77777777" w:rsidR="00B35B93" w:rsidRDefault="00B35B93">
        <w:pPr>
          <w:pStyle w:val="Footer"/>
        </w:pPr>
        <w:r>
          <w:t xml:space="preserve">Page | </w:t>
        </w:r>
        <w:r>
          <w:fldChar w:fldCharType="begin"/>
        </w:r>
        <w:r>
          <w:instrText xml:space="preserve"> PAGE   \* MERGEFORMAT </w:instrText>
        </w:r>
        <w:r>
          <w:fldChar w:fldCharType="separate"/>
        </w:r>
        <w:r w:rsidR="00430AC9">
          <w:rPr>
            <w:noProof/>
          </w:rPr>
          <w:t>11</w:t>
        </w:r>
        <w:r>
          <w:rPr>
            <w:noProof/>
          </w:rPr>
          <w:fldChar w:fldCharType="end"/>
        </w:r>
      </w:p>
    </w:sdtContent>
  </w:sdt>
  <w:p w14:paraId="5D6C0E87" w14:textId="77777777" w:rsidR="00B35B93" w:rsidRDefault="00B35B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7AD84F" w14:textId="77777777" w:rsidR="00875CAD" w:rsidRDefault="00875CAD" w:rsidP="002A5AF4">
      <w:pPr>
        <w:spacing w:after="0" w:line="240" w:lineRule="auto"/>
      </w:pPr>
      <w:r>
        <w:separator/>
      </w:r>
    </w:p>
  </w:footnote>
  <w:footnote w:type="continuationSeparator" w:id="0">
    <w:p w14:paraId="4C8A5151" w14:textId="77777777" w:rsidR="00875CAD" w:rsidRDefault="00875CAD" w:rsidP="002A5AF4">
      <w:pPr>
        <w:spacing w:after="0" w:line="240" w:lineRule="auto"/>
      </w:pPr>
      <w:r>
        <w:continuationSeparator/>
      </w:r>
    </w:p>
  </w:footnote>
  <w:footnote w:type="continuationNotice" w:id="1">
    <w:p w14:paraId="50D44535" w14:textId="77777777" w:rsidR="00875CAD" w:rsidRDefault="00875CA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692265"/>
      <w:docPartObj>
        <w:docPartGallery w:val="Page Numbers (Top of Page)"/>
        <w:docPartUnique/>
      </w:docPartObj>
    </w:sdtPr>
    <w:sdtEndPr>
      <w:rPr>
        <w:noProof/>
      </w:rPr>
    </w:sdtEndPr>
    <w:sdtContent>
      <w:p w14:paraId="5E190B68" w14:textId="77777777" w:rsidR="00B35B93" w:rsidRDefault="00B35B93">
        <w:pPr>
          <w:pStyle w:val="Header"/>
          <w:jc w:val="center"/>
        </w:pPr>
      </w:p>
    </w:sdtContent>
  </w:sdt>
  <w:p w14:paraId="01D783D4" w14:textId="77777777" w:rsidR="00B35B93" w:rsidRDefault="00B35B9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82C79"/>
    <w:multiLevelType w:val="hybridMultilevel"/>
    <w:tmpl w:val="0A746400"/>
    <w:lvl w:ilvl="0" w:tplc="66D45B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C64155C"/>
    <w:multiLevelType w:val="hybridMultilevel"/>
    <w:tmpl w:val="08DEA430"/>
    <w:lvl w:ilvl="0" w:tplc="65D61B5C">
      <w:numFmt w:val="bullet"/>
      <w:lvlText w:val=""/>
      <w:lvlJc w:val="left"/>
      <w:pPr>
        <w:ind w:left="465" w:hanging="360"/>
      </w:pPr>
      <w:rPr>
        <w:rFonts w:ascii="Symbol" w:eastAsia="SimSun" w:hAnsi="Symbol" w:cstheme="minorBid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 w15:restartNumberingAfterBreak="0">
    <w:nsid w:val="10C62972"/>
    <w:multiLevelType w:val="hybridMultilevel"/>
    <w:tmpl w:val="3BACB3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A4562D"/>
    <w:multiLevelType w:val="hybridMultilevel"/>
    <w:tmpl w:val="8A3201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D1524B"/>
    <w:multiLevelType w:val="hybridMultilevel"/>
    <w:tmpl w:val="E28E2366"/>
    <w:lvl w:ilvl="0" w:tplc="9A240804">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D6701A"/>
    <w:multiLevelType w:val="hybridMultilevel"/>
    <w:tmpl w:val="A93AAA2C"/>
    <w:lvl w:ilvl="0" w:tplc="FE2095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C65C19"/>
    <w:multiLevelType w:val="hybridMultilevel"/>
    <w:tmpl w:val="7E2A8F04"/>
    <w:lvl w:ilvl="0" w:tplc="050844E6">
      <w:numFmt w:val="bullet"/>
      <w:lvlText w:val=""/>
      <w:lvlJc w:val="left"/>
      <w:pPr>
        <w:ind w:left="465" w:hanging="360"/>
      </w:pPr>
      <w:rPr>
        <w:rFonts w:ascii="Symbol" w:eastAsia="SimSun" w:hAnsi="Symbol" w:cstheme="minorBid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7" w15:restartNumberingAfterBreak="0">
    <w:nsid w:val="2AA943E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4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0D93A84"/>
    <w:multiLevelType w:val="hybridMultilevel"/>
    <w:tmpl w:val="FB66445C"/>
    <w:lvl w:ilvl="0" w:tplc="43FA2D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057698"/>
    <w:multiLevelType w:val="hybridMultilevel"/>
    <w:tmpl w:val="FDD0C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722F3A"/>
    <w:multiLevelType w:val="hybridMultilevel"/>
    <w:tmpl w:val="3DF66C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6D7445"/>
    <w:multiLevelType w:val="hybridMultilevel"/>
    <w:tmpl w:val="2ADED1B4"/>
    <w:lvl w:ilvl="0" w:tplc="888CE00E">
      <w:numFmt w:val="bullet"/>
      <w:lvlText w:val=""/>
      <w:lvlJc w:val="left"/>
      <w:pPr>
        <w:ind w:left="720" w:hanging="360"/>
      </w:pPr>
      <w:rPr>
        <w:rFonts w:ascii="Symbol" w:eastAsia="SimSun"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BF5B0B"/>
    <w:multiLevelType w:val="hybridMultilevel"/>
    <w:tmpl w:val="AF78430C"/>
    <w:lvl w:ilvl="0" w:tplc="1A7EC8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BD0ADC"/>
    <w:multiLevelType w:val="hybridMultilevel"/>
    <w:tmpl w:val="B3043874"/>
    <w:lvl w:ilvl="0" w:tplc="0368F01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5"/>
  </w:num>
  <w:num w:numId="4">
    <w:abstractNumId w:val="0"/>
  </w:num>
  <w:num w:numId="5">
    <w:abstractNumId w:val="12"/>
  </w:num>
  <w:num w:numId="6">
    <w:abstractNumId w:val="13"/>
  </w:num>
  <w:num w:numId="7">
    <w:abstractNumId w:val="2"/>
  </w:num>
  <w:num w:numId="8">
    <w:abstractNumId w:val="7"/>
  </w:num>
  <w:num w:numId="9">
    <w:abstractNumId w:val="7"/>
  </w:num>
  <w:num w:numId="10">
    <w:abstractNumId w:val="10"/>
  </w:num>
  <w:num w:numId="11">
    <w:abstractNumId w:val="3"/>
  </w:num>
  <w:num w:numId="12">
    <w:abstractNumId w:val="7"/>
  </w:num>
  <w:num w:numId="13">
    <w:abstractNumId w:val="4"/>
  </w:num>
  <w:num w:numId="14">
    <w:abstractNumId w:val="9"/>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
  </w:num>
  <w:num w:numId="20">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y Kadosh">
    <w15:presenceInfo w15:providerId="AD" w15:userId="S-1-5-21-1747328069-958538546-6498272-11193"/>
  </w15:person>
  <w15:person w15:author="Guohan Lu">
    <w15:presenceInfo w15:providerId="AD" w15:userId="S-1-5-21-2127521184-1604012920-1887927527-121758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7DA"/>
    <w:rsid w:val="00004FED"/>
    <w:rsid w:val="00010687"/>
    <w:rsid w:val="00011C47"/>
    <w:rsid w:val="00012474"/>
    <w:rsid w:val="00013291"/>
    <w:rsid w:val="0001440A"/>
    <w:rsid w:val="0001746A"/>
    <w:rsid w:val="00023C94"/>
    <w:rsid w:val="000259C9"/>
    <w:rsid w:val="00034396"/>
    <w:rsid w:val="00035AE6"/>
    <w:rsid w:val="0004252D"/>
    <w:rsid w:val="00046454"/>
    <w:rsid w:val="00054F66"/>
    <w:rsid w:val="00057B3F"/>
    <w:rsid w:val="0007513B"/>
    <w:rsid w:val="000809AC"/>
    <w:rsid w:val="00082908"/>
    <w:rsid w:val="000839CF"/>
    <w:rsid w:val="0009476C"/>
    <w:rsid w:val="00094E3E"/>
    <w:rsid w:val="00094F74"/>
    <w:rsid w:val="00095BC3"/>
    <w:rsid w:val="000A3292"/>
    <w:rsid w:val="000A48EB"/>
    <w:rsid w:val="000A6840"/>
    <w:rsid w:val="000C0859"/>
    <w:rsid w:val="000C1D9A"/>
    <w:rsid w:val="000C4B00"/>
    <w:rsid w:val="000C61B8"/>
    <w:rsid w:val="000D0A51"/>
    <w:rsid w:val="000E0CC6"/>
    <w:rsid w:val="000E1A6E"/>
    <w:rsid w:val="000E234F"/>
    <w:rsid w:val="000E72B3"/>
    <w:rsid w:val="000F222C"/>
    <w:rsid w:val="000F2CEC"/>
    <w:rsid w:val="000F6AE4"/>
    <w:rsid w:val="000F6F7D"/>
    <w:rsid w:val="00102407"/>
    <w:rsid w:val="00103749"/>
    <w:rsid w:val="00104A3B"/>
    <w:rsid w:val="001053E1"/>
    <w:rsid w:val="001103AF"/>
    <w:rsid w:val="00110B63"/>
    <w:rsid w:val="001206EB"/>
    <w:rsid w:val="001233EF"/>
    <w:rsid w:val="0012588B"/>
    <w:rsid w:val="001258A2"/>
    <w:rsid w:val="0012748F"/>
    <w:rsid w:val="00134454"/>
    <w:rsid w:val="0013597A"/>
    <w:rsid w:val="00135AC2"/>
    <w:rsid w:val="001401F0"/>
    <w:rsid w:val="00140F58"/>
    <w:rsid w:val="001421F1"/>
    <w:rsid w:val="001430C6"/>
    <w:rsid w:val="0015130B"/>
    <w:rsid w:val="00155741"/>
    <w:rsid w:val="00156250"/>
    <w:rsid w:val="0016201C"/>
    <w:rsid w:val="0016463F"/>
    <w:rsid w:val="001647BD"/>
    <w:rsid w:val="001649DF"/>
    <w:rsid w:val="001657B2"/>
    <w:rsid w:val="00170894"/>
    <w:rsid w:val="00170B45"/>
    <w:rsid w:val="001731E9"/>
    <w:rsid w:val="0017349F"/>
    <w:rsid w:val="0017537F"/>
    <w:rsid w:val="00180658"/>
    <w:rsid w:val="00181A17"/>
    <w:rsid w:val="00181DA7"/>
    <w:rsid w:val="00185F4C"/>
    <w:rsid w:val="00185FAE"/>
    <w:rsid w:val="00192BAB"/>
    <w:rsid w:val="001930DB"/>
    <w:rsid w:val="0019478F"/>
    <w:rsid w:val="0019575F"/>
    <w:rsid w:val="001A17DD"/>
    <w:rsid w:val="001A1FBD"/>
    <w:rsid w:val="001A48E9"/>
    <w:rsid w:val="001B0575"/>
    <w:rsid w:val="001B1C86"/>
    <w:rsid w:val="001B561D"/>
    <w:rsid w:val="001B5B89"/>
    <w:rsid w:val="001B7F35"/>
    <w:rsid w:val="001C046D"/>
    <w:rsid w:val="001C7B30"/>
    <w:rsid w:val="001E1F0B"/>
    <w:rsid w:val="001E208A"/>
    <w:rsid w:val="001E7411"/>
    <w:rsid w:val="001E7FAC"/>
    <w:rsid w:val="001F05FE"/>
    <w:rsid w:val="001F13A1"/>
    <w:rsid w:val="001F3E03"/>
    <w:rsid w:val="00202414"/>
    <w:rsid w:val="00210410"/>
    <w:rsid w:val="00210F40"/>
    <w:rsid w:val="002147EC"/>
    <w:rsid w:val="002154E6"/>
    <w:rsid w:val="00223E40"/>
    <w:rsid w:val="00226B5B"/>
    <w:rsid w:val="00227AE9"/>
    <w:rsid w:val="00235D0D"/>
    <w:rsid w:val="002440FD"/>
    <w:rsid w:val="00244200"/>
    <w:rsid w:val="00250DF2"/>
    <w:rsid w:val="002556D7"/>
    <w:rsid w:val="00262BDB"/>
    <w:rsid w:val="00263C99"/>
    <w:rsid w:val="00264672"/>
    <w:rsid w:val="00266C60"/>
    <w:rsid w:val="0026799E"/>
    <w:rsid w:val="00270729"/>
    <w:rsid w:val="00271CED"/>
    <w:rsid w:val="002769CA"/>
    <w:rsid w:val="00287CEF"/>
    <w:rsid w:val="00292F50"/>
    <w:rsid w:val="00293A9C"/>
    <w:rsid w:val="002957CF"/>
    <w:rsid w:val="00295A14"/>
    <w:rsid w:val="00297F7D"/>
    <w:rsid w:val="002A0D5C"/>
    <w:rsid w:val="002A5AF4"/>
    <w:rsid w:val="002A5D5E"/>
    <w:rsid w:val="002A747D"/>
    <w:rsid w:val="002B02FD"/>
    <w:rsid w:val="002B09BC"/>
    <w:rsid w:val="002B2C13"/>
    <w:rsid w:val="002C0F17"/>
    <w:rsid w:val="002C1003"/>
    <w:rsid w:val="002C1B8C"/>
    <w:rsid w:val="002C4C0A"/>
    <w:rsid w:val="002C6325"/>
    <w:rsid w:val="002C7C05"/>
    <w:rsid w:val="002D39BF"/>
    <w:rsid w:val="002D4814"/>
    <w:rsid w:val="002E150E"/>
    <w:rsid w:val="002E3107"/>
    <w:rsid w:val="002E65E0"/>
    <w:rsid w:val="002E7573"/>
    <w:rsid w:val="002F0043"/>
    <w:rsid w:val="002F22C5"/>
    <w:rsid w:val="002F4F58"/>
    <w:rsid w:val="002F608A"/>
    <w:rsid w:val="002F7B16"/>
    <w:rsid w:val="002F7E5D"/>
    <w:rsid w:val="00301E84"/>
    <w:rsid w:val="00306B78"/>
    <w:rsid w:val="00322FFA"/>
    <w:rsid w:val="00326DE0"/>
    <w:rsid w:val="00327AEA"/>
    <w:rsid w:val="00334DD0"/>
    <w:rsid w:val="003368CB"/>
    <w:rsid w:val="00336F40"/>
    <w:rsid w:val="0034015D"/>
    <w:rsid w:val="00340701"/>
    <w:rsid w:val="003441A9"/>
    <w:rsid w:val="00344F30"/>
    <w:rsid w:val="0034513C"/>
    <w:rsid w:val="00347093"/>
    <w:rsid w:val="00347317"/>
    <w:rsid w:val="00347FD3"/>
    <w:rsid w:val="00354F69"/>
    <w:rsid w:val="00355758"/>
    <w:rsid w:val="00357081"/>
    <w:rsid w:val="003602F2"/>
    <w:rsid w:val="00361A75"/>
    <w:rsid w:val="00362B29"/>
    <w:rsid w:val="00364074"/>
    <w:rsid w:val="00365B13"/>
    <w:rsid w:val="003703DD"/>
    <w:rsid w:val="0037654B"/>
    <w:rsid w:val="00376F9A"/>
    <w:rsid w:val="00381A9F"/>
    <w:rsid w:val="00382F58"/>
    <w:rsid w:val="003A0064"/>
    <w:rsid w:val="003A00C1"/>
    <w:rsid w:val="003A1235"/>
    <w:rsid w:val="003A1A14"/>
    <w:rsid w:val="003A29CA"/>
    <w:rsid w:val="003A46A6"/>
    <w:rsid w:val="003B242E"/>
    <w:rsid w:val="003B4642"/>
    <w:rsid w:val="003B4DAD"/>
    <w:rsid w:val="003C1AE4"/>
    <w:rsid w:val="003C3BBB"/>
    <w:rsid w:val="003C5339"/>
    <w:rsid w:val="003C63AB"/>
    <w:rsid w:val="003C7391"/>
    <w:rsid w:val="003D2592"/>
    <w:rsid w:val="003D3ACE"/>
    <w:rsid w:val="003D49AA"/>
    <w:rsid w:val="003D500E"/>
    <w:rsid w:val="003E0791"/>
    <w:rsid w:val="003E0E64"/>
    <w:rsid w:val="003E4720"/>
    <w:rsid w:val="003E5895"/>
    <w:rsid w:val="003E5A96"/>
    <w:rsid w:val="003F2690"/>
    <w:rsid w:val="003F3195"/>
    <w:rsid w:val="003F5E90"/>
    <w:rsid w:val="003F63E4"/>
    <w:rsid w:val="003F676A"/>
    <w:rsid w:val="003F7A53"/>
    <w:rsid w:val="003F7FE6"/>
    <w:rsid w:val="00410817"/>
    <w:rsid w:val="00410FD6"/>
    <w:rsid w:val="00412667"/>
    <w:rsid w:val="004170D3"/>
    <w:rsid w:val="0042171E"/>
    <w:rsid w:val="00422345"/>
    <w:rsid w:val="004232F9"/>
    <w:rsid w:val="00430AC9"/>
    <w:rsid w:val="00436951"/>
    <w:rsid w:val="00436AEC"/>
    <w:rsid w:val="0043700C"/>
    <w:rsid w:val="0043732B"/>
    <w:rsid w:val="00437B06"/>
    <w:rsid w:val="004415F1"/>
    <w:rsid w:val="00442B22"/>
    <w:rsid w:val="004439EC"/>
    <w:rsid w:val="004553A0"/>
    <w:rsid w:val="0045649B"/>
    <w:rsid w:val="004602F3"/>
    <w:rsid w:val="00460724"/>
    <w:rsid w:val="004615C0"/>
    <w:rsid w:val="00464E4A"/>
    <w:rsid w:val="00465AD7"/>
    <w:rsid w:val="00470DEE"/>
    <w:rsid w:val="00470F7E"/>
    <w:rsid w:val="00471168"/>
    <w:rsid w:val="004714ED"/>
    <w:rsid w:val="00472FA1"/>
    <w:rsid w:val="004734BC"/>
    <w:rsid w:val="00473BF8"/>
    <w:rsid w:val="00474577"/>
    <w:rsid w:val="0047463E"/>
    <w:rsid w:val="00475ACD"/>
    <w:rsid w:val="00482C92"/>
    <w:rsid w:val="0049036C"/>
    <w:rsid w:val="004912B8"/>
    <w:rsid w:val="00495C06"/>
    <w:rsid w:val="00496DD6"/>
    <w:rsid w:val="004A21B1"/>
    <w:rsid w:val="004A7544"/>
    <w:rsid w:val="004B4533"/>
    <w:rsid w:val="004C1958"/>
    <w:rsid w:val="004C2268"/>
    <w:rsid w:val="004C2E1C"/>
    <w:rsid w:val="004C3AAE"/>
    <w:rsid w:val="004C71EF"/>
    <w:rsid w:val="004D324F"/>
    <w:rsid w:val="004D40E9"/>
    <w:rsid w:val="004D615D"/>
    <w:rsid w:val="004D74A4"/>
    <w:rsid w:val="004D74D0"/>
    <w:rsid w:val="004E0A7F"/>
    <w:rsid w:val="004E1674"/>
    <w:rsid w:val="004E1A3E"/>
    <w:rsid w:val="004E3E3F"/>
    <w:rsid w:val="004E5A0C"/>
    <w:rsid w:val="004E5FF6"/>
    <w:rsid w:val="004F1957"/>
    <w:rsid w:val="004F2214"/>
    <w:rsid w:val="004F28A8"/>
    <w:rsid w:val="00500F35"/>
    <w:rsid w:val="00504894"/>
    <w:rsid w:val="005103A2"/>
    <w:rsid w:val="00510B88"/>
    <w:rsid w:val="00513EBA"/>
    <w:rsid w:val="00513F0D"/>
    <w:rsid w:val="00516090"/>
    <w:rsid w:val="0052143F"/>
    <w:rsid w:val="00524775"/>
    <w:rsid w:val="00525B2B"/>
    <w:rsid w:val="00526DAC"/>
    <w:rsid w:val="00530338"/>
    <w:rsid w:val="00535B77"/>
    <w:rsid w:val="00541D9F"/>
    <w:rsid w:val="00545EDE"/>
    <w:rsid w:val="005665A3"/>
    <w:rsid w:val="00570EA7"/>
    <w:rsid w:val="005726FA"/>
    <w:rsid w:val="00572E9C"/>
    <w:rsid w:val="0057446F"/>
    <w:rsid w:val="005760EB"/>
    <w:rsid w:val="0058057F"/>
    <w:rsid w:val="00582040"/>
    <w:rsid w:val="00591D11"/>
    <w:rsid w:val="005A0627"/>
    <w:rsid w:val="005A144D"/>
    <w:rsid w:val="005A7B9E"/>
    <w:rsid w:val="005B353C"/>
    <w:rsid w:val="005B3F15"/>
    <w:rsid w:val="005B4973"/>
    <w:rsid w:val="005C008A"/>
    <w:rsid w:val="005C2C13"/>
    <w:rsid w:val="005C43D2"/>
    <w:rsid w:val="005C5262"/>
    <w:rsid w:val="005C6222"/>
    <w:rsid w:val="005C6641"/>
    <w:rsid w:val="005C674C"/>
    <w:rsid w:val="005C7018"/>
    <w:rsid w:val="005C73D6"/>
    <w:rsid w:val="005D71D6"/>
    <w:rsid w:val="005D73D4"/>
    <w:rsid w:val="005E0A34"/>
    <w:rsid w:val="005E28BA"/>
    <w:rsid w:val="005E3961"/>
    <w:rsid w:val="005E6242"/>
    <w:rsid w:val="005E72B9"/>
    <w:rsid w:val="005E790E"/>
    <w:rsid w:val="005F5714"/>
    <w:rsid w:val="005F7A67"/>
    <w:rsid w:val="006017C0"/>
    <w:rsid w:val="006025AA"/>
    <w:rsid w:val="0060602C"/>
    <w:rsid w:val="00613CB8"/>
    <w:rsid w:val="00623A2B"/>
    <w:rsid w:val="00624D7B"/>
    <w:rsid w:val="006262E1"/>
    <w:rsid w:val="00627574"/>
    <w:rsid w:val="006301CC"/>
    <w:rsid w:val="006307B8"/>
    <w:rsid w:val="00632104"/>
    <w:rsid w:val="006328D6"/>
    <w:rsid w:val="00635904"/>
    <w:rsid w:val="00635E6C"/>
    <w:rsid w:val="006371F3"/>
    <w:rsid w:val="00637293"/>
    <w:rsid w:val="00642A7A"/>
    <w:rsid w:val="00643A6D"/>
    <w:rsid w:val="00646FCC"/>
    <w:rsid w:val="00651FBF"/>
    <w:rsid w:val="00654148"/>
    <w:rsid w:val="00654D28"/>
    <w:rsid w:val="00661170"/>
    <w:rsid w:val="0066254F"/>
    <w:rsid w:val="00662EBF"/>
    <w:rsid w:val="006702FB"/>
    <w:rsid w:val="00673A50"/>
    <w:rsid w:val="00676EA5"/>
    <w:rsid w:val="006779E3"/>
    <w:rsid w:val="00681424"/>
    <w:rsid w:val="0068199B"/>
    <w:rsid w:val="006869CF"/>
    <w:rsid w:val="00691559"/>
    <w:rsid w:val="00692FBD"/>
    <w:rsid w:val="006B0EB2"/>
    <w:rsid w:val="006B3679"/>
    <w:rsid w:val="006B533D"/>
    <w:rsid w:val="006C3292"/>
    <w:rsid w:val="006C412E"/>
    <w:rsid w:val="006D4B6F"/>
    <w:rsid w:val="006D6337"/>
    <w:rsid w:val="006E0FE9"/>
    <w:rsid w:val="006E32B0"/>
    <w:rsid w:val="006E35FE"/>
    <w:rsid w:val="006E4873"/>
    <w:rsid w:val="006E54DC"/>
    <w:rsid w:val="006E5D9F"/>
    <w:rsid w:val="006E5FBA"/>
    <w:rsid w:val="006F0433"/>
    <w:rsid w:val="006F2E84"/>
    <w:rsid w:val="006F344B"/>
    <w:rsid w:val="006F431A"/>
    <w:rsid w:val="006F6817"/>
    <w:rsid w:val="007038C3"/>
    <w:rsid w:val="007111C0"/>
    <w:rsid w:val="00712B51"/>
    <w:rsid w:val="00713876"/>
    <w:rsid w:val="00714A92"/>
    <w:rsid w:val="00724060"/>
    <w:rsid w:val="00724957"/>
    <w:rsid w:val="00730B34"/>
    <w:rsid w:val="00732C82"/>
    <w:rsid w:val="00734D44"/>
    <w:rsid w:val="00737ACC"/>
    <w:rsid w:val="007449B0"/>
    <w:rsid w:val="00745121"/>
    <w:rsid w:val="00747C40"/>
    <w:rsid w:val="00770F90"/>
    <w:rsid w:val="007744C4"/>
    <w:rsid w:val="00775619"/>
    <w:rsid w:val="00776382"/>
    <w:rsid w:val="00777D93"/>
    <w:rsid w:val="00780417"/>
    <w:rsid w:val="007870D9"/>
    <w:rsid w:val="00787239"/>
    <w:rsid w:val="007910BF"/>
    <w:rsid w:val="00791574"/>
    <w:rsid w:val="00795979"/>
    <w:rsid w:val="007967DA"/>
    <w:rsid w:val="007A1666"/>
    <w:rsid w:val="007A4189"/>
    <w:rsid w:val="007B063E"/>
    <w:rsid w:val="007B13A9"/>
    <w:rsid w:val="007C0B8D"/>
    <w:rsid w:val="007C37CE"/>
    <w:rsid w:val="007C42E1"/>
    <w:rsid w:val="007C5390"/>
    <w:rsid w:val="007C568E"/>
    <w:rsid w:val="007C760E"/>
    <w:rsid w:val="007D4767"/>
    <w:rsid w:val="007D56E6"/>
    <w:rsid w:val="007E05B9"/>
    <w:rsid w:val="007E0CC2"/>
    <w:rsid w:val="007E0E5F"/>
    <w:rsid w:val="007E7E9B"/>
    <w:rsid w:val="007F0764"/>
    <w:rsid w:val="007F10BD"/>
    <w:rsid w:val="007F45D3"/>
    <w:rsid w:val="007F4955"/>
    <w:rsid w:val="007F5BFC"/>
    <w:rsid w:val="00801419"/>
    <w:rsid w:val="00801D50"/>
    <w:rsid w:val="0082123A"/>
    <w:rsid w:val="008212A3"/>
    <w:rsid w:val="008250A7"/>
    <w:rsid w:val="008276F3"/>
    <w:rsid w:val="00830D8C"/>
    <w:rsid w:val="00833C44"/>
    <w:rsid w:val="008351B8"/>
    <w:rsid w:val="00836984"/>
    <w:rsid w:val="0084427C"/>
    <w:rsid w:val="008444E2"/>
    <w:rsid w:val="0084778B"/>
    <w:rsid w:val="00847A3B"/>
    <w:rsid w:val="00847E14"/>
    <w:rsid w:val="0085579C"/>
    <w:rsid w:val="00857EA3"/>
    <w:rsid w:val="008602F5"/>
    <w:rsid w:val="008622FD"/>
    <w:rsid w:val="00862E7B"/>
    <w:rsid w:val="00865E6C"/>
    <w:rsid w:val="00866DA6"/>
    <w:rsid w:val="00872C2B"/>
    <w:rsid w:val="00875CAD"/>
    <w:rsid w:val="00875F12"/>
    <w:rsid w:val="0087717A"/>
    <w:rsid w:val="00880105"/>
    <w:rsid w:val="00881761"/>
    <w:rsid w:val="0088440E"/>
    <w:rsid w:val="008864A8"/>
    <w:rsid w:val="00891092"/>
    <w:rsid w:val="008940A3"/>
    <w:rsid w:val="008954F9"/>
    <w:rsid w:val="008960FD"/>
    <w:rsid w:val="008A1043"/>
    <w:rsid w:val="008A19D7"/>
    <w:rsid w:val="008A3041"/>
    <w:rsid w:val="008A4F4B"/>
    <w:rsid w:val="008A6D58"/>
    <w:rsid w:val="008A6D6B"/>
    <w:rsid w:val="008B0633"/>
    <w:rsid w:val="008B2D64"/>
    <w:rsid w:val="008B67B1"/>
    <w:rsid w:val="008C3208"/>
    <w:rsid w:val="008C678A"/>
    <w:rsid w:val="008D0977"/>
    <w:rsid w:val="008D4548"/>
    <w:rsid w:val="008E492E"/>
    <w:rsid w:val="008E6E9B"/>
    <w:rsid w:val="008E7719"/>
    <w:rsid w:val="008F08E1"/>
    <w:rsid w:val="008F13F1"/>
    <w:rsid w:val="008F323D"/>
    <w:rsid w:val="008F4057"/>
    <w:rsid w:val="009001C1"/>
    <w:rsid w:val="00900F2E"/>
    <w:rsid w:val="00901A2F"/>
    <w:rsid w:val="00902534"/>
    <w:rsid w:val="00902799"/>
    <w:rsid w:val="00902DB0"/>
    <w:rsid w:val="009034D4"/>
    <w:rsid w:val="00904AD7"/>
    <w:rsid w:val="00905AA3"/>
    <w:rsid w:val="00906731"/>
    <w:rsid w:val="009068CF"/>
    <w:rsid w:val="00912169"/>
    <w:rsid w:val="009157D1"/>
    <w:rsid w:val="00916CB5"/>
    <w:rsid w:val="009179FB"/>
    <w:rsid w:val="0092161C"/>
    <w:rsid w:val="00923DEA"/>
    <w:rsid w:val="0093005E"/>
    <w:rsid w:val="0093222D"/>
    <w:rsid w:val="00933605"/>
    <w:rsid w:val="0093420F"/>
    <w:rsid w:val="00936148"/>
    <w:rsid w:val="00936946"/>
    <w:rsid w:val="00940BA1"/>
    <w:rsid w:val="0094348B"/>
    <w:rsid w:val="00943C88"/>
    <w:rsid w:val="009475A8"/>
    <w:rsid w:val="009548D6"/>
    <w:rsid w:val="009571F2"/>
    <w:rsid w:val="00960F1F"/>
    <w:rsid w:val="009624D7"/>
    <w:rsid w:val="009627B5"/>
    <w:rsid w:val="0096643E"/>
    <w:rsid w:val="009666FA"/>
    <w:rsid w:val="00966B87"/>
    <w:rsid w:val="009714EB"/>
    <w:rsid w:val="00971A00"/>
    <w:rsid w:val="0097334A"/>
    <w:rsid w:val="0097511B"/>
    <w:rsid w:val="00976287"/>
    <w:rsid w:val="00976855"/>
    <w:rsid w:val="00980931"/>
    <w:rsid w:val="00980BF7"/>
    <w:rsid w:val="00980CA9"/>
    <w:rsid w:val="0099665A"/>
    <w:rsid w:val="00997865"/>
    <w:rsid w:val="009A169A"/>
    <w:rsid w:val="009A6621"/>
    <w:rsid w:val="009A79A5"/>
    <w:rsid w:val="009B0501"/>
    <w:rsid w:val="009B07BF"/>
    <w:rsid w:val="009B203D"/>
    <w:rsid w:val="009B2AD3"/>
    <w:rsid w:val="009B2D2C"/>
    <w:rsid w:val="009B3043"/>
    <w:rsid w:val="009C336E"/>
    <w:rsid w:val="009C4B52"/>
    <w:rsid w:val="009C6BCD"/>
    <w:rsid w:val="009C7BB7"/>
    <w:rsid w:val="009D41C3"/>
    <w:rsid w:val="009E04A4"/>
    <w:rsid w:val="009E0E8A"/>
    <w:rsid w:val="009E3400"/>
    <w:rsid w:val="009E35A9"/>
    <w:rsid w:val="009E4568"/>
    <w:rsid w:val="009E663B"/>
    <w:rsid w:val="009F35EF"/>
    <w:rsid w:val="009F7094"/>
    <w:rsid w:val="00A01FFF"/>
    <w:rsid w:val="00A06EBC"/>
    <w:rsid w:val="00A14773"/>
    <w:rsid w:val="00A221D3"/>
    <w:rsid w:val="00A27B12"/>
    <w:rsid w:val="00A307B2"/>
    <w:rsid w:val="00A31E04"/>
    <w:rsid w:val="00A34414"/>
    <w:rsid w:val="00A35967"/>
    <w:rsid w:val="00A378B8"/>
    <w:rsid w:val="00A415FC"/>
    <w:rsid w:val="00A42E6B"/>
    <w:rsid w:val="00A42F0C"/>
    <w:rsid w:val="00A437D9"/>
    <w:rsid w:val="00A46828"/>
    <w:rsid w:val="00A46DA6"/>
    <w:rsid w:val="00A50640"/>
    <w:rsid w:val="00A60E28"/>
    <w:rsid w:val="00A63ADB"/>
    <w:rsid w:val="00A66EA2"/>
    <w:rsid w:val="00A73BF7"/>
    <w:rsid w:val="00A7773D"/>
    <w:rsid w:val="00A81112"/>
    <w:rsid w:val="00A8334F"/>
    <w:rsid w:val="00A868F0"/>
    <w:rsid w:val="00A87D1F"/>
    <w:rsid w:val="00A902A7"/>
    <w:rsid w:val="00A9540B"/>
    <w:rsid w:val="00AA2D63"/>
    <w:rsid w:val="00AA7DCE"/>
    <w:rsid w:val="00AB4B7A"/>
    <w:rsid w:val="00AB681A"/>
    <w:rsid w:val="00AC1D7F"/>
    <w:rsid w:val="00AC3194"/>
    <w:rsid w:val="00AC35C6"/>
    <w:rsid w:val="00AC40A4"/>
    <w:rsid w:val="00AD0AE2"/>
    <w:rsid w:val="00AD2A9D"/>
    <w:rsid w:val="00AD4036"/>
    <w:rsid w:val="00AD7A68"/>
    <w:rsid w:val="00AE1DB5"/>
    <w:rsid w:val="00AE3018"/>
    <w:rsid w:val="00AE3E9C"/>
    <w:rsid w:val="00AE4168"/>
    <w:rsid w:val="00AE47FC"/>
    <w:rsid w:val="00AE68AF"/>
    <w:rsid w:val="00AE7E2D"/>
    <w:rsid w:val="00AF61C5"/>
    <w:rsid w:val="00B02BFB"/>
    <w:rsid w:val="00B0586B"/>
    <w:rsid w:val="00B10BC4"/>
    <w:rsid w:val="00B14E92"/>
    <w:rsid w:val="00B15134"/>
    <w:rsid w:val="00B24C83"/>
    <w:rsid w:val="00B25247"/>
    <w:rsid w:val="00B27BE3"/>
    <w:rsid w:val="00B27D98"/>
    <w:rsid w:val="00B332A6"/>
    <w:rsid w:val="00B332EE"/>
    <w:rsid w:val="00B34672"/>
    <w:rsid w:val="00B3598D"/>
    <w:rsid w:val="00B35B93"/>
    <w:rsid w:val="00B35E19"/>
    <w:rsid w:val="00B36B3E"/>
    <w:rsid w:val="00B36B4E"/>
    <w:rsid w:val="00B464F1"/>
    <w:rsid w:val="00B51BB7"/>
    <w:rsid w:val="00B5304F"/>
    <w:rsid w:val="00B609F5"/>
    <w:rsid w:val="00B617D5"/>
    <w:rsid w:val="00B63228"/>
    <w:rsid w:val="00B7561D"/>
    <w:rsid w:val="00B7713E"/>
    <w:rsid w:val="00B80E24"/>
    <w:rsid w:val="00B83DA9"/>
    <w:rsid w:val="00B907DD"/>
    <w:rsid w:val="00BA04AF"/>
    <w:rsid w:val="00BA404F"/>
    <w:rsid w:val="00BA46C8"/>
    <w:rsid w:val="00BA471B"/>
    <w:rsid w:val="00BA508C"/>
    <w:rsid w:val="00BA64D4"/>
    <w:rsid w:val="00BC0FEA"/>
    <w:rsid w:val="00BC3A01"/>
    <w:rsid w:val="00BC4AF6"/>
    <w:rsid w:val="00BD13CC"/>
    <w:rsid w:val="00BD1BB9"/>
    <w:rsid w:val="00BD649E"/>
    <w:rsid w:val="00BD7720"/>
    <w:rsid w:val="00BE16E2"/>
    <w:rsid w:val="00BE1A45"/>
    <w:rsid w:val="00BE267E"/>
    <w:rsid w:val="00BE5102"/>
    <w:rsid w:val="00BE52C3"/>
    <w:rsid w:val="00BF1B3C"/>
    <w:rsid w:val="00BF52AB"/>
    <w:rsid w:val="00BF5F2A"/>
    <w:rsid w:val="00BF6452"/>
    <w:rsid w:val="00BF7186"/>
    <w:rsid w:val="00C06160"/>
    <w:rsid w:val="00C1178F"/>
    <w:rsid w:val="00C1334A"/>
    <w:rsid w:val="00C139A1"/>
    <w:rsid w:val="00C14DEA"/>
    <w:rsid w:val="00C204DA"/>
    <w:rsid w:val="00C26F5B"/>
    <w:rsid w:val="00C30D98"/>
    <w:rsid w:val="00C32679"/>
    <w:rsid w:val="00C36558"/>
    <w:rsid w:val="00C45871"/>
    <w:rsid w:val="00C51DBB"/>
    <w:rsid w:val="00C52B9A"/>
    <w:rsid w:val="00C52C39"/>
    <w:rsid w:val="00C65E10"/>
    <w:rsid w:val="00C65E2D"/>
    <w:rsid w:val="00C67463"/>
    <w:rsid w:val="00C67909"/>
    <w:rsid w:val="00C7226C"/>
    <w:rsid w:val="00C72A81"/>
    <w:rsid w:val="00C766D2"/>
    <w:rsid w:val="00C80C7A"/>
    <w:rsid w:val="00C82EF0"/>
    <w:rsid w:val="00C83FB7"/>
    <w:rsid w:val="00C85E26"/>
    <w:rsid w:val="00C87EF6"/>
    <w:rsid w:val="00C93ECD"/>
    <w:rsid w:val="00C94C35"/>
    <w:rsid w:val="00C95DB1"/>
    <w:rsid w:val="00CA22DD"/>
    <w:rsid w:val="00CB49EB"/>
    <w:rsid w:val="00CB59A9"/>
    <w:rsid w:val="00CB6BB7"/>
    <w:rsid w:val="00CC01AD"/>
    <w:rsid w:val="00CC23A3"/>
    <w:rsid w:val="00CD70C3"/>
    <w:rsid w:val="00CD735E"/>
    <w:rsid w:val="00CE12F1"/>
    <w:rsid w:val="00CE637F"/>
    <w:rsid w:val="00CF7FFC"/>
    <w:rsid w:val="00D02618"/>
    <w:rsid w:val="00D05C43"/>
    <w:rsid w:val="00D15BAD"/>
    <w:rsid w:val="00D16237"/>
    <w:rsid w:val="00D17AB3"/>
    <w:rsid w:val="00D20619"/>
    <w:rsid w:val="00D21257"/>
    <w:rsid w:val="00D255DB"/>
    <w:rsid w:val="00D317FB"/>
    <w:rsid w:val="00D325C3"/>
    <w:rsid w:val="00D3590F"/>
    <w:rsid w:val="00D41796"/>
    <w:rsid w:val="00D451E7"/>
    <w:rsid w:val="00D46821"/>
    <w:rsid w:val="00D523B2"/>
    <w:rsid w:val="00D55D63"/>
    <w:rsid w:val="00D5639B"/>
    <w:rsid w:val="00D56CE3"/>
    <w:rsid w:val="00D57B45"/>
    <w:rsid w:val="00D64D13"/>
    <w:rsid w:val="00D6552B"/>
    <w:rsid w:val="00D673EB"/>
    <w:rsid w:val="00D67F69"/>
    <w:rsid w:val="00D72E9D"/>
    <w:rsid w:val="00D7390A"/>
    <w:rsid w:val="00D818FB"/>
    <w:rsid w:val="00D83A2C"/>
    <w:rsid w:val="00D869A4"/>
    <w:rsid w:val="00D86DB9"/>
    <w:rsid w:val="00D9105B"/>
    <w:rsid w:val="00D91690"/>
    <w:rsid w:val="00D939B6"/>
    <w:rsid w:val="00D95D76"/>
    <w:rsid w:val="00DA6151"/>
    <w:rsid w:val="00DA7EA9"/>
    <w:rsid w:val="00DB6643"/>
    <w:rsid w:val="00DC15C3"/>
    <w:rsid w:val="00DC3E41"/>
    <w:rsid w:val="00DC4F88"/>
    <w:rsid w:val="00DD23C9"/>
    <w:rsid w:val="00DD2983"/>
    <w:rsid w:val="00DD67E6"/>
    <w:rsid w:val="00DE3831"/>
    <w:rsid w:val="00DE5750"/>
    <w:rsid w:val="00DF0807"/>
    <w:rsid w:val="00DF124C"/>
    <w:rsid w:val="00DF6D7C"/>
    <w:rsid w:val="00E018D1"/>
    <w:rsid w:val="00E05A65"/>
    <w:rsid w:val="00E06944"/>
    <w:rsid w:val="00E07DFC"/>
    <w:rsid w:val="00E07F3F"/>
    <w:rsid w:val="00E13FC6"/>
    <w:rsid w:val="00E15A00"/>
    <w:rsid w:val="00E22148"/>
    <w:rsid w:val="00E244C2"/>
    <w:rsid w:val="00E24B73"/>
    <w:rsid w:val="00E263B6"/>
    <w:rsid w:val="00E2730E"/>
    <w:rsid w:val="00E30E92"/>
    <w:rsid w:val="00E3671B"/>
    <w:rsid w:val="00E4174D"/>
    <w:rsid w:val="00E51097"/>
    <w:rsid w:val="00E56222"/>
    <w:rsid w:val="00E6316B"/>
    <w:rsid w:val="00E70D2A"/>
    <w:rsid w:val="00E7119B"/>
    <w:rsid w:val="00E7167F"/>
    <w:rsid w:val="00E73D21"/>
    <w:rsid w:val="00E76E86"/>
    <w:rsid w:val="00E80A37"/>
    <w:rsid w:val="00E8794B"/>
    <w:rsid w:val="00E937BF"/>
    <w:rsid w:val="00E93ACE"/>
    <w:rsid w:val="00E94A97"/>
    <w:rsid w:val="00E9568F"/>
    <w:rsid w:val="00E959C9"/>
    <w:rsid w:val="00E960CB"/>
    <w:rsid w:val="00EA075A"/>
    <w:rsid w:val="00EA0BD9"/>
    <w:rsid w:val="00EA22B5"/>
    <w:rsid w:val="00EA3466"/>
    <w:rsid w:val="00EA3AC6"/>
    <w:rsid w:val="00EA6D52"/>
    <w:rsid w:val="00EA7B57"/>
    <w:rsid w:val="00EB04E6"/>
    <w:rsid w:val="00EB500D"/>
    <w:rsid w:val="00EB6651"/>
    <w:rsid w:val="00EB7202"/>
    <w:rsid w:val="00EC0FB6"/>
    <w:rsid w:val="00EC43FD"/>
    <w:rsid w:val="00ED03A4"/>
    <w:rsid w:val="00ED3F22"/>
    <w:rsid w:val="00EE2EEB"/>
    <w:rsid w:val="00EE3055"/>
    <w:rsid w:val="00EE6A6B"/>
    <w:rsid w:val="00F031A1"/>
    <w:rsid w:val="00F04F1D"/>
    <w:rsid w:val="00F1406E"/>
    <w:rsid w:val="00F145D8"/>
    <w:rsid w:val="00F22D0F"/>
    <w:rsid w:val="00F23F88"/>
    <w:rsid w:val="00F255FF"/>
    <w:rsid w:val="00F312EE"/>
    <w:rsid w:val="00F325EE"/>
    <w:rsid w:val="00F333EB"/>
    <w:rsid w:val="00F343FC"/>
    <w:rsid w:val="00F34D1D"/>
    <w:rsid w:val="00F36AAF"/>
    <w:rsid w:val="00F36C1C"/>
    <w:rsid w:val="00F3758B"/>
    <w:rsid w:val="00F37F34"/>
    <w:rsid w:val="00F416AE"/>
    <w:rsid w:val="00F425AC"/>
    <w:rsid w:val="00F42863"/>
    <w:rsid w:val="00F46266"/>
    <w:rsid w:val="00F54089"/>
    <w:rsid w:val="00F6062A"/>
    <w:rsid w:val="00F65452"/>
    <w:rsid w:val="00F66217"/>
    <w:rsid w:val="00F675F8"/>
    <w:rsid w:val="00F71042"/>
    <w:rsid w:val="00F80041"/>
    <w:rsid w:val="00F803D5"/>
    <w:rsid w:val="00F80FDB"/>
    <w:rsid w:val="00F82200"/>
    <w:rsid w:val="00F832C1"/>
    <w:rsid w:val="00F83C52"/>
    <w:rsid w:val="00F85E45"/>
    <w:rsid w:val="00F916E7"/>
    <w:rsid w:val="00F93FA6"/>
    <w:rsid w:val="00F959CF"/>
    <w:rsid w:val="00F97420"/>
    <w:rsid w:val="00FA1E99"/>
    <w:rsid w:val="00FA26E6"/>
    <w:rsid w:val="00FA6B2B"/>
    <w:rsid w:val="00FB1DD8"/>
    <w:rsid w:val="00FB4126"/>
    <w:rsid w:val="00FB7DD5"/>
    <w:rsid w:val="00FC0FA6"/>
    <w:rsid w:val="00FC1625"/>
    <w:rsid w:val="00FC225D"/>
    <w:rsid w:val="00FC2A95"/>
    <w:rsid w:val="00FC36DB"/>
    <w:rsid w:val="00FC4E3E"/>
    <w:rsid w:val="00FC4E59"/>
    <w:rsid w:val="00FC50FC"/>
    <w:rsid w:val="00FC7193"/>
    <w:rsid w:val="00FD2A7E"/>
    <w:rsid w:val="00FD2BB7"/>
    <w:rsid w:val="00FD6BDE"/>
    <w:rsid w:val="00FD6FDF"/>
    <w:rsid w:val="00FD796E"/>
    <w:rsid w:val="00FE11C1"/>
    <w:rsid w:val="00FE718E"/>
    <w:rsid w:val="00FF1A0A"/>
    <w:rsid w:val="00FF480B"/>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693197"/>
  <w15:docId w15:val="{8F5522F4-81DB-4DDF-8E64-B244BD899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32B0"/>
  </w:style>
  <w:style w:type="paragraph" w:styleId="Heading1">
    <w:name w:val="heading 1"/>
    <w:basedOn w:val="Normal"/>
    <w:next w:val="Normal"/>
    <w:link w:val="Heading1Char"/>
    <w:uiPriority w:val="9"/>
    <w:qFormat/>
    <w:rsid w:val="006E32B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E32B0"/>
    <w:pPr>
      <w:keepNext/>
      <w:keepLines/>
      <w:numPr>
        <w:ilvl w:val="1"/>
        <w:numId w:val="1"/>
      </w:numPr>
      <w:spacing w:before="40" w:after="0"/>
      <w:ind w:left="576"/>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32B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E32B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E32B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E32B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E32B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E32B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32B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32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E32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32B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E32B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E32B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E32B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E32B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E32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32B0"/>
    <w:rPr>
      <w:rFonts w:asciiTheme="majorHAnsi" w:eastAsiaTheme="majorEastAsia" w:hAnsiTheme="majorHAnsi" w:cstheme="majorBidi"/>
      <w:i/>
      <w:iCs/>
      <w:color w:val="272727" w:themeColor="text1" w:themeTint="D8"/>
      <w:sz w:val="21"/>
      <w:szCs w:val="21"/>
    </w:rPr>
  </w:style>
  <w:style w:type="paragraph" w:customStyle="1" w:styleId="code">
    <w:name w:val="code"/>
    <w:basedOn w:val="Normal"/>
    <w:link w:val="codeChar"/>
    <w:qFormat/>
    <w:rsid w:val="006E32B0"/>
    <w:pPr>
      <w:widowControl w:val="0"/>
      <w:shd w:val="clear" w:color="auto" w:fill="F2F2F2" w:themeFill="background1" w:themeFillShade="F2"/>
      <w:suppressAutoHyphens/>
      <w:spacing w:after="0" w:line="240" w:lineRule="auto"/>
    </w:pPr>
    <w:rPr>
      <w:rFonts w:ascii="Consolas" w:hAnsi="Consolas"/>
      <w:noProof/>
      <w:sz w:val="18"/>
    </w:rPr>
  </w:style>
  <w:style w:type="character" w:customStyle="1" w:styleId="codeChar">
    <w:name w:val="code Char"/>
    <w:basedOn w:val="DefaultParagraphFont"/>
    <w:link w:val="code"/>
    <w:rsid w:val="006E32B0"/>
    <w:rPr>
      <w:rFonts w:ascii="Consolas" w:hAnsi="Consolas"/>
      <w:noProof/>
      <w:sz w:val="18"/>
      <w:shd w:val="clear" w:color="auto" w:fill="F2F2F2" w:themeFill="background1" w:themeFillShade="F2"/>
    </w:rPr>
  </w:style>
  <w:style w:type="paragraph" w:styleId="ListParagraph">
    <w:name w:val="List Paragraph"/>
    <w:basedOn w:val="Normal"/>
    <w:uiPriority w:val="34"/>
    <w:qFormat/>
    <w:rsid w:val="004D324F"/>
    <w:pPr>
      <w:ind w:left="720"/>
      <w:contextualSpacing/>
    </w:pPr>
  </w:style>
  <w:style w:type="paragraph" w:styleId="FootnoteText">
    <w:name w:val="footnote text"/>
    <w:basedOn w:val="Normal"/>
    <w:link w:val="FootnoteTextChar"/>
    <w:uiPriority w:val="99"/>
    <w:semiHidden/>
    <w:unhideWhenUsed/>
    <w:rsid w:val="002A5A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5AF4"/>
    <w:rPr>
      <w:sz w:val="20"/>
      <w:szCs w:val="20"/>
    </w:rPr>
  </w:style>
  <w:style w:type="character" w:styleId="FootnoteReference">
    <w:name w:val="footnote reference"/>
    <w:basedOn w:val="DefaultParagraphFont"/>
    <w:uiPriority w:val="99"/>
    <w:semiHidden/>
    <w:unhideWhenUsed/>
    <w:rsid w:val="002A5AF4"/>
    <w:rPr>
      <w:vertAlign w:val="superscript"/>
    </w:rPr>
  </w:style>
  <w:style w:type="paragraph" w:styleId="TOCHeading">
    <w:name w:val="TOC Heading"/>
    <w:basedOn w:val="Heading1"/>
    <w:next w:val="Normal"/>
    <w:uiPriority w:val="39"/>
    <w:unhideWhenUsed/>
    <w:qFormat/>
    <w:rsid w:val="00A7773D"/>
    <w:pPr>
      <w:numPr>
        <w:numId w:val="0"/>
      </w:numPr>
      <w:outlineLvl w:val="9"/>
    </w:pPr>
  </w:style>
  <w:style w:type="paragraph" w:styleId="TOC1">
    <w:name w:val="toc 1"/>
    <w:basedOn w:val="Normal"/>
    <w:next w:val="Normal"/>
    <w:autoRedefine/>
    <w:uiPriority w:val="39"/>
    <w:unhideWhenUsed/>
    <w:rsid w:val="00A7773D"/>
    <w:pPr>
      <w:spacing w:after="100"/>
    </w:pPr>
  </w:style>
  <w:style w:type="character" w:styleId="Hyperlink">
    <w:name w:val="Hyperlink"/>
    <w:basedOn w:val="DefaultParagraphFont"/>
    <w:uiPriority w:val="99"/>
    <w:unhideWhenUsed/>
    <w:rsid w:val="00A7773D"/>
    <w:rPr>
      <w:color w:val="0563C1" w:themeColor="hyperlink"/>
      <w:u w:val="single"/>
    </w:rPr>
  </w:style>
  <w:style w:type="character" w:styleId="CommentReference">
    <w:name w:val="annotation reference"/>
    <w:basedOn w:val="DefaultParagraphFont"/>
    <w:uiPriority w:val="99"/>
    <w:semiHidden/>
    <w:unhideWhenUsed/>
    <w:rsid w:val="00FC0FA6"/>
    <w:rPr>
      <w:sz w:val="16"/>
      <w:szCs w:val="16"/>
    </w:rPr>
  </w:style>
  <w:style w:type="paragraph" w:styleId="CommentText">
    <w:name w:val="annotation text"/>
    <w:basedOn w:val="Normal"/>
    <w:link w:val="CommentTextChar"/>
    <w:uiPriority w:val="99"/>
    <w:unhideWhenUsed/>
    <w:rsid w:val="00FC0FA6"/>
    <w:pPr>
      <w:spacing w:line="240" w:lineRule="auto"/>
    </w:pPr>
    <w:rPr>
      <w:sz w:val="20"/>
      <w:szCs w:val="20"/>
    </w:rPr>
  </w:style>
  <w:style w:type="character" w:customStyle="1" w:styleId="CommentTextChar">
    <w:name w:val="Comment Text Char"/>
    <w:basedOn w:val="DefaultParagraphFont"/>
    <w:link w:val="CommentText"/>
    <w:uiPriority w:val="99"/>
    <w:rsid w:val="00FC0FA6"/>
    <w:rPr>
      <w:sz w:val="20"/>
      <w:szCs w:val="20"/>
    </w:rPr>
  </w:style>
  <w:style w:type="paragraph" w:styleId="CommentSubject">
    <w:name w:val="annotation subject"/>
    <w:basedOn w:val="CommentText"/>
    <w:next w:val="CommentText"/>
    <w:link w:val="CommentSubjectChar"/>
    <w:uiPriority w:val="99"/>
    <w:semiHidden/>
    <w:unhideWhenUsed/>
    <w:rsid w:val="00FC0FA6"/>
    <w:rPr>
      <w:b/>
      <w:bCs/>
    </w:rPr>
  </w:style>
  <w:style w:type="character" w:customStyle="1" w:styleId="CommentSubjectChar">
    <w:name w:val="Comment Subject Char"/>
    <w:basedOn w:val="CommentTextChar"/>
    <w:link w:val="CommentSubject"/>
    <w:uiPriority w:val="99"/>
    <w:semiHidden/>
    <w:rsid w:val="00FC0FA6"/>
    <w:rPr>
      <w:b/>
      <w:bCs/>
      <w:sz w:val="20"/>
      <w:szCs w:val="20"/>
    </w:rPr>
  </w:style>
  <w:style w:type="paragraph" w:styleId="BalloonText">
    <w:name w:val="Balloon Text"/>
    <w:basedOn w:val="Normal"/>
    <w:link w:val="BalloonTextChar"/>
    <w:uiPriority w:val="99"/>
    <w:semiHidden/>
    <w:unhideWhenUsed/>
    <w:rsid w:val="00FC0F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FA6"/>
    <w:rPr>
      <w:rFonts w:ascii="Segoe UI" w:hAnsi="Segoe UI" w:cs="Segoe UI"/>
      <w:sz w:val="18"/>
      <w:szCs w:val="18"/>
    </w:rPr>
  </w:style>
  <w:style w:type="paragraph" w:styleId="Header">
    <w:name w:val="header"/>
    <w:basedOn w:val="Normal"/>
    <w:link w:val="HeaderChar"/>
    <w:uiPriority w:val="99"/>
    <w:unhideWhenUsed/>
    <w:rsid w:val="00FC0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FA6"/>
  </w:style>
  <w:style w:type="paragraph" w:styleId="Footer">
    <w:name w:val="footer"/>
    <w:basedOn w:val="Normal"/>
    <w:link w:val="FooterChar"/>
    <w:uiPriority w:val="99"/>
    <w:unhideWhenUsed/>
    <w:rsid w:val="00FC0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FA6"/>
  </w:style>
  <w:style w:type="paragraph" w:styleId="Revision">
    <w:name w:val="Revision"/>
    <w:hidden/>
    <w:uiPriority w:val="99"/>
    <w:semiHidden/>
    <w:rsid w:val="00FC0FA6"/>
    <w:pPr>
      <w:spacing w:after="0" w:line="240" w:lineRule="auto"/>
    </w:pPr>
  </w:style>
  <w:style w:type="character" w:styleId="PlaceholderText">
    <w:name w:val="Placeholder Text"/>
    <w:basedOn w:val="DefaultParagraphFont"/>
    <w:uiPriority w:val="99"/>
    <w:semiHidden/>
    <w:rsid w:val="00EA7B57"/>
    <w:rPr>
      <w:color w:val="808080"/>
    </w:rPr>
  </w:style>
  <w:style w:type="table" w:styleId="TableGrid">
    <w:name w:val="Table Grid"/>
    <w:basedOn w:val="TableNormal"/>
    <w:uiPriority w:val="39"/>
    <w:rsid w:val="00292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aliases w:val="sm,8"/>
    <w:basedOn w:val="DefaultParagraphFont"/>
    <w:rsid w:val="00226B5B"/>
  </w:style>
  <w:style w:type="character" w:customStyle="1" w:styleId="Bold">
    <w:name w:val="Bold"/>
    <w:aliases w:val="b"/>
    <w:basedOn w:val="DefaultParagraphFont"/>
    <w:rsid w:val="00226B5B"/>
    <w:rPr>
      <w:b/>
      <w:bCs/>
    </w:rPr>
  </w:style>
  <w:style w:type="table" w:styleId="LightList-Accent3">
    <w:name w:val="Light List Accent 3"/>
    <w:basedOn w:val="TableNormal"/>
    <w:uiPriority w:val="61"/>
    <w:rsid w:val="00541D9F"/>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GridTable1Light1">
    <w:name w:val="Grid Table 1 Light1"/>
    <w:basedOn w:val="TableNormal"/>
    <w:uiPriority w:val="46"/>
    <w:rsid w:val="00F34D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2A0D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0D5C"/>
    <w:rPr>
      <w:rFonts w:asciiTheme="majorHAnsi" w:eastAsiaTheme="majorEastAsia" w:hAnsiTheme="majorHAnsi" w:cstheme="majorBidi"/>
      <w:spacing w:val="-10"/>
      <w:kern w:val="28"/>
      <w:sz w:val="56"/>
      <w:szCs w:val="56"/>
    </w:rPr>
  </w:style>
  <w:style w:type="character" w:customStyle="1" w:styleId="NoSpacingChar">
    <w:name w:val="No Spacing Char"/>
    <w:basedOn w:val="DefaultParagraphFont"/>
    <w:link w:val="NoSpacing"/>
    <w:uiPriority w:val="1"/>
    <w:locked/>
    <w:rsid w:val="002A0D5C"/>
    <w:rPr>
      <w:rFonts w:ascii="MS Mincho" w:eastAsiaTheme="minorEastAsia" w:hAnsi="MS Mincho"/>
    </w:rPr>
  </w:style>
  <w:style w:type="paragraph" w:styleId="NoSpacing">
    <w:name w:val="No Spacing"/>
    <w:link w:val="NoSpacingChar"/>
    <w:uiPriority w:val="1"/>
    <w:qFormat/>
    <w:rsid w:val="002A0D5C"/>
    <w:pPr>
      <w:spacing w:after="0" w:line="240" w:lineRule="auto"/>
    </w:pPr>
    <w:rPr>
      <w:rFonts w:ascii="MS Mincho" w:eastAsiaTheme="minorEastAsia" w:hAnsi="MS Mincho"/>
    </w:rPr>
  </w:style>
  <w:style w:type="table" w:customStyle="1" w:styleId="GridTable1Light-Accent11">
    <w:name w:val="Grid Table 1 Light - Accent 11"/>
    <w:basedOn w:val="TableNormal"/>
    <w:uiPriority w:val="46"/>
    <w:rsid w:val="002A0D5C"/>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Default">
    <w:name w:val="Default"/>
    <w:basedOn w:val="Normal"/>
    <w:rsid w:val="002A0D5C"/>
    <w:pPr>
      <w:autoSpaceDE w:val="0"/>
      <w:autoSpaceDN w:val="0"/>
      <w:spacing w:after="0" w:line="240" w:lineRule="auto"/>
    </w:pPr>
    <w:rPr>
      <w:rFonts w:ascii="Malgun Gothic" w:eastAsia="Malgun Gothic" w:hAnsi="Malgun Gothic" w:cs="Times New Roman"/>
      <w:color w:val="000000"/>
      <w:sz w:val="24"/>
      <w:szCs w:val="24"/>
    </w:rPr>
  </w:style>
  <w:style w:type="paragraph" w:styleId="EndnoteText">
    <w:name w:val="endnote text"/>
    <w:basedOn w:val="Normal"/>
    <w:link w:val="EndnoteTextChar"/>
    <w:uiPriority w:val="99"/>
    <w:semiHidden/>
    <w:unhideWhenUsed/>
    <w:rsid w:val="001B7F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B7F35"/>
    <w:rPr>
      <w:sz w:val="20"/>
      <w:szCs w:val="20"/>
    </w:rPr>
  </w:style>
  <w:style w:type="character" w:styleId="EndnoteReference">
    <w:name w:val="endnote reference"/>
    <w:basedOn w:val="DefaultParagraphFont"/>
    <w:uiPriority w:val="99"/>
    <w:semiHidden/>
    <w:unhideWhenUsed/>
    <w:rsid w:val="001B7F35"/>
    <w:rPr>
      <w:vertAlign w:val="superscript"/>
    </w:rPr>
  </w:style>
  <w:style w:type="paragraph" w:styleId="NormalWeb">
    <w:name w:val="Normal (Web)"/>
    <w:basedOn w:val="Normal"/>
    <w:uiPriority w:val="99"/>
    <w:unhideWhenUsed/>
    <w:rsid w:val="003441A9"/>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HTMLPreformatted">
    <w:name w:val="HTML Preformatted"/>
    <w:basedOn w:val="Normal"/>
    <w:link w:val="HTMLPreformattedChar"/>
    <w:uiPriority w:val="99"/>
    <w:unhideWhenUsed/>
    <w:rsid w:val="003441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3441A9"/>
    <w:rPr>
      <w:rFonts w:ascii="Courier New" w:eastAsia="Times New Roman" w:hAnsi="Courier New" w:cs="Courier New"/>
      <w:sz w:val="20"/>
      <w:szCs w:val="20"/>
      <w:lang w:eastAsia="zh-CN"/>
    </w:rPr>
  </w:style>
  <w:style w:type="paragraph" w:styleId="TOC2">
    <w:name w:val="toc 2"/>
    <w:basedOn w:val="Normal"/>
    <w:next w:val="Normal"/>
    <w:autoRedefine/>
    <w:uiPriority w:val="39"/>
    <w:unhideWhenUsed/>
    <w:rsid w:val="00642A7A"/>
    <w:pPr>
      <w:spacing w:after="100"/>
      <w:ind w:left="220"/>
    </w:pPr>
  </w:style>
  <w:style w:type="character" w:styleId="HTMLCode">
    <w:name w:val="HTML Code"/>
    <w:basedOn w:val="DefaultParagraphFont"/>
    <w:uiPriority w:val="99"/>
    <w:semiHidden/>
    <w:unhideWhenUsed/>
    <w:rsid w:val="00582040"/>
    <w:rPr>
      <w:rFonts w:ascii="Courier New" w:eastAsia="Times New Roman" w:hAnsi="Courier New" w:cs="Courier New"/>
      <w:sz w:val="20"/>
      <w:szCs w:val="20"/>
    </w:rPr>
  </w:style>
  <w:style w:type="character" w:customStyle="1" w:styleId="pl-st">
    <w:name w:val="pl-st"/>
    <w:basedOn w:val="DefaultParagraphFont"/>
    <w:rsid w:val="005C5262"/>
  </w:style>
  <w:style w:type="character" w:customStyle="1" w:styleId="pl-s3">
    <w:name w:val="pl-s3"/>
    <w:basedOn w:val="DefaultParagraphFont"/>
    <w:rsid w:val="005C5262"/>
  </w:style>
  <w:style w:type="paragraph" w:customStyle="1" w:styleId="SP13196838">
    <w:name w:val="SP.13.196838"/>
    <w:basedOn w:val="Default"/>
    <w:next w:val="Default"/>
    <w:uiPriority w:val="99"/>
    <w:rsid w:val="008A3041"/>
    <w:pPr>
      <w:adjustRightInd w:val="0"/>
    </w:pPr>
    <w:rPr>
      <w:rFonts w:ascii="Arial" w:eastAsia="SimSun" w:hAnsi="Arial" w:cs="Arial"/>
      <w:color w:val="auto"/>
      <w:lang w:bidi="he-IL"/>
    </w:rPr>
  </w:style>
  <w:style w:type="paragraph" w:customStyle="1" w:styleId="SP13196762">
    <w:name w:val="SP.13.196762"/>
    <w:basedOn w:val="Default"/>
    <w:next w:val="Default"/>
    <w:uiPriority w:val="99"/>
    <w:rsid w:val="008A3041"/>
    <w:pPr>
      <w:adjustRightInd w:val="0"/>
    </w:pPr>
    <w:rPr>
      <w:rFonts w:ascii="Arial" w:eastAsia="SimSun" w:hAnsi="Arial" w:cs="Arial"/>
      <w:color w:val="auto"/>
      <w:lang w:bidi="he-IL"/>
    </w:rPr>
  </w:style>
  <w:style w:type="character" w:customStyle="1" w:styleId="SC1398315">
    <w:name w:val="SC.13.98315"/>
    <w:uiPriority w:val="99"/>
    <w:rsid w:val="008A3041"/>
    <w:rPr>
      <w:b/>
      <w:bCs/>
      <w:color w:val="000000"/>
    </w:rPr>
  </w:style>
  <w:style w:type="paragraph" w:customStyle="1" w:styleId="SP13196747">
    <w:name w:val="SP.13.196747"/>
    <w:basedOn w:val="Default"/>
    <w:next w:val="Default"/>
    <w:uiPriority w:val="99"/>
    <w:rsid w:val="008A3041"/>
    <w:pPr>
      <w:adjustRightInd w:val="0"/>
    </w:pPr>
    <w:rPr>
      <w:rFonts w:ascii="Arial" w:eastAsia="SimSun" w:hAnsi="Arial" w:cs="Arial"/>
      <w:color w:val="auto"/>
      <w:lang w:bidi="he-IL"/>
    </w:rPr>
  </w:style>
  <w:style w:type="character" w:customStyle="1" w:styleId="SC1398306">
    <w:name w:val="SC.13.98306"/>
    <w:uiPriority w:val="99"/>
    <w:rsid w:val="008A3041"/>
    <w:rPr>
      <w:rFonts w:ascii="Times New Roman" w:hAnsi="Times New Roman" w:cs="Times New Roman"/>
      <w:color w:val="000000"/>
      <w:sz w:val="22"/>
      <w:szCs w:val="22"/>
    </w:rPr>
  </w:style>
  <w:style w:type="paragraph" w:styleId="TOC3">
    <w:name w:val="toc 3"/>
    <w:basedOn w:val="Normal"/>
    <w:next w:val="Normal"/>
    <w:autoRedefine/>
    <w:uiPriority w:val="39"/>
    <w:unhideWhenUsed/>
    <w:rsid w:val="009624D7"/>
    <w:pPr>
      <w:spacing w:after="100"/>
      <w:ind w:left="440"/>
    </w:pPr>
  </w:style>
  <w:style w:type="character" w:styleId="Emphasis">
    <w:name w:val="Emphasis"/>
    <w:basedOn w:val="DefaultParagraphFont"/>
    <w:uiPriority w:val="20"/>
    <w:qFormat/>
    <w:rsid w:val="00637293"/>
    <w:rPr>
      <w:i/>
      <w:iCs/>
    </w:rPr>
  </w:style>
  <w:style w:type="character" w:customStyle="1" w:styleId="pl-k">
    <w:name w:val="pl-k"/>
    <w:basedOn w:val="DefaultParagraphFont"/>
    <w:rsid w:val="00B27D98"/>
  </w:style>
  <w:style w:type="character" w:customStyle="1" w:styleId="pl-c1">
    <w:name w:val="pl-c1"/>
    <w:basedOn w:val="DefaultParagraphFont"/>
    <w:rsid w:val="00B27D98"/>
  </w:style>
  <w:style w:type="character" w:customStyle="1" w:styleId="pl-c">
    <w:name w:val="pl-c"/>
    <w:basedOn w:val="DefaultParagraphFont"/>
    <w:rsid w:val="00B27D98"/>
  </w:style>
  <w:style w:type="character" w:customStyle="1" w:styleId="pl-c2">
    <w:name w:val="pl-c2"/>
    <w:basedOn w:val="DefaultParagraphFont"/>
    <w:rsid w:val="00347FD3"/>
    <w:rPr>
      <w:color w:val="96989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871810">
      <w:bodyDiv w:val="1"/>
      <w:marLeft w:val="0"/>
      <w:marRight w:val="0"/>
      <w:marTop w:val="0"/>
      <w:marBottom w:val="0"/>
      <w:divBdr>
        <w:top w:val="none" w:sz="0" w:space="0" w:color="auto"/>
        <w:left w:val="none" w:sz="0" w:space="0" w:color="auto"/>
        <w:bottom w:val="none" w:sz="0" w:space="0" w:color="auto"/>
        <w:right w:val="none" w:sz="0" w:space="0" w:color="auto"/>
      </w:divBdr>
    </w:div>
    <w:div w:id="370766378">
      <w:bodyDiv w:val="1"/>
      <w:marLeft w:val="0"/>
      <w:marRight w:val="0"/>
      <w:marTop w:val="0"/>
      <w:marBottom w:val="0"/>
      <w:divBdr>
        <w:top w:val="none" w:sz="0" w:space="0" w:color="auto"/>
        <w:left w:val="none" w:sz="0" w:space="0" w:color="auto"/>
        <w:bottom w:val="none" w:sz="0" w:space="0" w:color="auto"/>
        <w:right w:val="none" w:sz="0" w:space="0" w:color="auto"/>
      </w:divBdr>
      <w:divsChild>
        <w:div w:id="2128429918">
          <w:marLeft w:val="0"/>
          <w:marRight w:val="0"/>
          <w:marTop w:val="0"/>
          <w:marBottom w:val="0"/>
          <w:divBdr>
            <w:top w:val="none" w:sz="0" w:space="0" w:color="auto"/>
            <w:left w:val="none" w:sz="0" w:space="0" w:color="auto"/>
            <w:bottom w:val="none" w:sz="0" w:space="0" w:color="auto"/>
            <w:right w:val="none" w:sz="0" w:space="0" w:color="auto"/>
          </w:divBdr>
          <w:divsChild>
            <w:div w:id="542133133">
              <w:marLeft w:val="0"/>
              <w:marRight w:val="0"/>
              <w:marTop w:val="0"/>
              <w:marBottom w:val="0"/>
              <w:divBdr>
                <w:top w:val="none" w:sz="0" w:space="0" w:color="auto"/>
                <w:left w:val="none" w:sz="0" w:space="0" w:color="auto"/>
                <w:bottom w:val="none" w:sz="0" w:space="0" w:color="auto"/>
                <w:right w:val="none" w:sz="0" w:space="0" w:color="auto"/>
              </w:divBdr>
              <w:divsChild>
                <w:div w:id="1521506474">
                  <w:marLeft w:val="0"/>
                  <w:marRight w:val="0"/>
                  <w:marTop w:val="0"/>
                  <w:marBottom w:val="0"/>
                  <w:divBdr>
                    <w:top w:val="none" w:sz="0" w:space="0" w:color="auto"/>
                    <w:left w:val="none" w:sz="0" w:space="0" w:color="auto"/>
                    <w:bottom w:val="none" w:sz="0" w:space="0" w:color="auto"/>
                    <w:right w:val="none" w:sz="0" w:space="0" w:color="auto"/>
                  </w:divBdr>
                  <w:divsChild>
                    <w:div w:id="1367755957">
                      <w:marLeft w:val="0"/>
                      <w:marRight w:val="0"/>
                      <w:marTop w:val="0"/>
                      <w:marBottom w:val="0"/>
                      <w:divBdr>
                        <w:top w:val="none" w:sz="0" w:space="0" w:color="auto"/>
                        <w:left w:val="none" w:sz="0" w:space="0" w:color="auto"/>
                        <w:bottom w:val="none" w:sz="0" w:space="0" w:color="auto"/>
                        <w:right w:val="none" w:sz="0" w:space="0" w:color="auto"/>
                      </w:divBdr>
                      <w:divsChild>
                        <w:div w:id="645814517">
                          <w:marLeft w:val="0"/>
                          <w:marRight w:val="0"/>
                          <w:marTop w:val="0"/>
                          <w:marBottom w:val="0"/>
                          <w:divBdr>
                            <w:top w:val="none" w:sz="0" w:space="0" w:color="auto"/>
                            <w:left w:val="none" w:sz="0" w:space="0" w:color="auto"/>
                            <w:bottom w:val="none" w:sz="0" w:space="0" w:color="auto"/>
                            <w:right w:val="none" w:sz="0" w:space="0" w:color="auto"/>
                          </w:divBdr>
                          <w:divsChild>
                            <w:div w:id="2126656009">
                              <w:marLeft w:val="0"/>
                              <w:marRight w:val="0"/>
                              <w:marTop w:val="300"/>
                              <w:marBottom w:val="225"/>
                              <w:divBdr>
                                <w:top w:val="single" w:sz="6" w:space="0" w:color="DDDDDD"/>
                                <w:left w:val="single" w:sz="6" w:space="0" w:color="DDDDDD"/>
                                <w:bottom w:val="single" w:sz="6" w:space="0" w:color="DDDDDD"/>
                                <w:right w:val="single" w:sz="6" w:space="0" w:color="DDDDDD"/>
                              </w:divBdr>
                              <w:divsChild>
                                <w:div w:id="15210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6763447">
      <w:bodyDiv w:val="1"/>
      <w:marLeft w:val="0"/>
      <w:marRight w:val="0"/>
      <w:marTop w:val="0"/>
      <w:marBottom w:val="0"/>
      <w:divBdr>
        <w:top w:val="none" w:sz="0" w:space="0" w:color="auto"/>
        <w:left w:val="none" w:sz="0" w:space="0" w:color="auto"/>
        <w:bottom w:val="none" w:sz="0" w:space="0" w:color="auto"/>
        <w:right w:val="none" w:sz="0" w:space="0" w:color="auto"/>
      </w:divBdr>
    </w:div>
    <w:div w:id="195844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oleObject" Target="embeddings/Microsoft_Visio_2003-2010_Drawing4.vsd"/><Relationship Id="rId39" Type="http://schemas.openxmlformats.org/officeDocument/2006/relationships/package" Target="embeddings/Microsoft_Visio_Drawing2.vsdx"/><Relationship Id="rId3" Type="http://schemas.openxmlformats.org/officeDocument/2006/relationships/customXml" Target="../customXml/item3.xml"/><Relationship Id="rId21" Type="http://schemas.openxmlformats.org/officeDocument/2006/relationships/image" Target="media/image3.emf"/><Relationship Id="rId34" Type="http://schemas.openxmlformats.org/officeDocument/2006/relationships/image" Target="media/image10.emf"/><Relationship Id="rId42" Type="http://schemas.openxmlformats.org/officeDocument/2006/relationships/image" Target="media/image14.emf"/><Relationship Id="rId47" Type="http://schemas.openxmlformats.org/officeDocument/2006/relationships/image" Target="media/image17.emf"/><Relationship Id="rId50"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opencompute.org/licensing/" TargetMode="External"/><Relationship Id="rId25" Type="http://schemas.openxmlformats.org/officeDocument/2006/relationships/image" Target="media/image5.emf"/><Relationship Id="rId33" Type="http://schemas.openxmlformats.org/officeDocument/2006/relationships/oleObject" Target="embeddings/Microsoft_Visio_2003-2010_Drawing7.vsd"/><Relationship Id="rId38" Type="http://schemas.openxmlformats.org/officeDocument/2006/relationships/image" Target="media/image12.emf"/><Relationship Id="rId46" Type="http://schemas.openxmlformats.org/officeDocument/2006/relationships/package" Target="embeddings/Microsoft_Visio_Drawing3.vsdx"/><Relationship Id="rId2" Type="http://schemas.openxmlformats.org/officeDocument/2006/relationships/customXml" Target="../customXml/item2.xml"/><Relationship Id="rId16" Type="http://schemas.openxmlformats.org/officeDocument/2006/relationships/hyperlink" Target="http://www.openwebfoundation.org/legal/the-owf-1-0-agreements/owfa-1-0" TargetMode="External"/><Relationship Id="rId20" Type="http://schemas.openxmlformats.org/officeDocument/2006/relationships/oleObject" Target="embeddings/Microsoft_Visio_2003-2010_Drawing1.vsd"/><Relationship Id="rId29" Type="http://schemas.openxmlformats.org/officeDocument/2006/relationships/image" Target="media/image7.emf"/><Relationship Id="rId41" Type="http://schemas.openxmlformats.org/officeDocument/2006/relationships/oleObject" Target="embeddings/Microsoft_Visio_2003-2010_Drawing9.vsd"/><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oleObject" Target="embeddings/Microsoft_Visio_2003-2010_Drawing3.vsd"/><Relationship Id="rId32" Type="http://schemas.openxmlformats.org/officeDocument/2006/relationships/image" Target="media/image9.emf"/><Relationship Id="rId37" Type="http://schemas.openxmlformats.org/officeDocument/2006/relationships/package" Target="embeddings/Microsoft_Visio_Drawing1.vsdx"/><Relationship Id="rId40" Type="http://schemas.openxmlformats.org/officeDocument/2006/relationships/image" Target="media/image13.emf"/><Relationship Id="rId45" Type="http://schemas.openxmlformats.org/officeDocument/2006/relationships/image" Target="media/image16.emf"/><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4.emf"/><Relationship Id="rId28" Type="http://schemas.openxmlformats.org/officeDocument/2006/relationships/oleObject" Target="embeddings/Microsoft_Visio_2003-2010_Drawing5.vsd"/><Relationship Id="rId36" Type="http://schemas.openxmlformats.org/officeDocument/2006/relationships/image" Target="media/image11.emf"/><Relationship Id="rId49"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image" Target="media/image2.emf"/><Relationship Id="rId31" Type="http://schemas.openxmlformats.org/officeDocument/2006/relationships/image" Target="media/image8.emf"/><Relationship Id="rId44" Type="http://schemas.openxmlformats.org/officeDocument/2006/relationships/oleObject" Target="embeddings/Microsoft_Visio_2003-2010_Drawing10.vsd"/><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oleObject" Target="embeddings/Microsoft_Visio_2003-2010_Drawing2.vsd"/><Relationship Id="rId27" Type="http://schemas.openxmlformats.org/officeDocument/2006/relationships/image" Target="media/image6.emf"/><Relationship Id="rId30" Type="http://schemas.openxmlformats.org/officeDocument/2006/relationships/oleObject" Target="embeddings/Microsoft_Visio_2003-2010_Drawing6.vsd"/><Relationship Id="rId35" Type="http://schemas.openxmlformats.org/officeDocument/2006/relationships/oleObject" Target="embeddings/Microsoft_Visio_2003-2010_Drawing8.vsd"/><Relationship Id="rId43" Type="http://schemas.openxmlformats.org/officeDocument/2006/relationships/image" Target="media/image15.emf"/><Relationship Id="rId48" Type="http://schemas.openxmlformats.org/officeDocument/2006/relationships/oleObject" Target="embeddings/Microsoft_Visio_2003-2010_Drawing11.vsd"/><Relationship Id="rId8" Type="http://schemas.openxmlformats.org/officeDocument/2006/relationships/settings" Target="settings.xml"/><Relationship Id="rId5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pc="http://schemas.microsoft.com/office/infopath/2007/PartnerControl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8B04B504A861D49B680737FFDA3D427" ma:contentTypeVersion="3" ma:contentTypeDescription="Create a new document." ma:contentTypeScope="" ma:versionID="64f9598ea1d62b8d88e265c4917789b4">
  <xsd:schema xmlns:xsd="http://www.w3.org/2001/XMLSchema" xmlns:xs="http://www.w3.org/2001/XMLSchema" xmlns:p="http://schemas.microsoft.com/office/2006/metadata/properties" xmlns:ns2="5f628385-fd00-40ea-be7c-bd1af1fa5cba" targetNamespace="http://schemas.microsoft.com/office/2006/metadata/properties" ma:root="true" ma:fieldsID="5f3309142ac89d5697512b65686dbe44" ns2:_="">
    <xsd:import namespace="5f628385-fd00-40ea-be7c-bd1af1fa5cba"/>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628385-fd00-40ea-be7c-bd1af1fa5cb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E62D9-EC9A-41CD-B375-306D7F228B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3491F00-68AF-4D51-8172-300AF0FB1AD4}">
  <ds:schemaRefs>
    <ds:schemaRef ds:uri="http://schemas.microsoft.com/sharepoint/v3/contenttype/forms"/>
  </ds:schemaRefs>
</ds:datastoreItem>
</file>

<file path=customXml/itemProps3.xml><?xml version="1.0" encoding="utf-8"?>
<ds:datastoreItem xmlns:ds="http://schemas.openxmlformats.org/officeDocument/2006/customXml" ds:itemID="{470E2E08-0F17-4BCB-8BB0-5B1089C4EC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628385-fd00-40ea-be7c-bd1af1fa5c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7728D9-1DBC-4A2D-B9E8-E9E9E5908A04}">
  <ds:schemaRefs>
    <ds:schemaRef ds:uri="http://schemas.openxmlformats.org/officeDocument/2006/bibliography"/>
  </ds:schemaRefs>
</ds:datastoreItem>
</file>

<file path=customXml/itemProps5.xml><?xml version="1.0" encoding="utf-8"?>
<ds:datastoreItem xmlns:ds="http://schemas.openxmlformats.org/officeDocument/2006/customXml" ds:itemID="{95882F96-97E5-4C4C-8D0C-9437BE0C6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3660</Words>
  <Characters>20864</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Dell Inc</Company>
  <LinksUpToDate>false</LinksUpToDate>
  <CharactersWithSpaces>24476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Meshchaninov</dc:creator>
  <cp:keywords>No Restrictions</cp:keywords>
  <cp:lastModifiedBy>Matty Kadosh</cp:lastModifiedBy>
  <cp:revision>2</cp:revision>
  <dcterms:created xsi:type="dcterms:W3CDTF">2015-10-29T21:34:00Z</dcterms:created>
  <dcterms:modified xsi:type="dcterms:W3CDTF">2015-10-29T21:34:00Z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f10c03db-cf11-4ba8-b9b6-1d715ef7e289</vt:lpwstr>
  </property>
  <property fmtid="{D5CDD505-2E9C-101B-9397-08002B2CF9AE}" pid="3" name="ContentTypeId">
    <vt:lpwstr>0x01010028B04B504A861D49B680737FFDA3D427</vt:lpwstr>
  </property>
  <property fmtid="{D5CDD505-2E9C-101B-9397-08002B2CF9AE}" pid="4" name="Modified By">
    <vt:lpwstr>i:0#.f|membership|cjwill@microsoft.com</vt:lpwstr>
  </property>
  <property fmtid="{D5CDD505-2E9C-101B-9397-08002B2CF9AE}" pid="5" name="Created By">
    <vt:lpwstr>i:0#.f|membership|cjwill@microsoft.com</vt:lpwstr>
  </property>
  <property fmtid="{D5CDD505-2E9C-101B-9397-08002B2CF9AE}" pid="6" name="FileLeafRef">
    <vt:lpwstr>Switch Abstraction Interface Template 0.1.docx</vt:lpwstr>
  </property>
  <property fmtid="{D5CDD505-2E9C-101B-9397-08002B2CF9AE}" pid="7" name="DocVizMetadataToken">
    <vt:lpwstr>270x350x2</vt:lpwstr>
  </property>
  <property fmtid="{D5CDD505-2E9C-101B-9397-08002B2CF9AE}" pid="8" name="IsMyDocuments">
    <vt:bool>true</vt:bool>
  </property>
  <property fmtid="{D5CDD505-2E9C-101B-9397-08002B2CF9AE}" pid="9" name="TitusGUID">
    <vt:lpwstr>3aad22ce-2d2e-4140-b95d-434746929a1b</vt:lpwstr>
  </property>
  <property fmtid="{D5CDD505-2E9C-101B-9397-08002B2CF9AE}" pid="10" name="DellClassification">
    <vt:lpwstr>No Restrictions</vt:lpwstr>
  </property>
  <property fmtid="{D5CDD505-2E9C-101B-9397-08002B2CF9AE}" pid="11" name="DellSubLabels">
    <vt:lpwstr/>
  </property>
</Properties>
</file>